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73FA4" w14:textId="5CA3608A" w:rsidR="00C5723E" w:rsidRDefault="00C5723E" w:rsidP="004F463C">
      <w:pPr>
        <w:widowControl w:val="0"/>
        <w:contextualSpacing/>
      </w:pPr>
    </w:p>
    <w:p w14:paraId="02BB6833" w14:textId="17FA5A31" w:rsidR="004326AA" w:rsidRDefault="004326AA" w:rsidP="004F463C">
      <w:pPr>
        <w:widowControl w:val="0"/>
        <w:contextualSpacing/>
        <w:jc w:val="center"/>
      </w:pPr>
    </w:p>
    <w:p w14:paraId="7A62C3CB" w14:textId="77777777" w:rsidR="004326AA" w:rsidRDefault="004326AA" w:rsidP="004F463C">
      <w:pPr>
        <w:widowControl w:val="0"/>
        <w:contextualSpacing/>
        <w:jc w:val="center"/>
      </w:pPr>
    </w:p>
    <w:p w14:paraId="56015270" w14:textId="52D23E41" w:rsidR="00E82E8F" w:rsidRDefault="003A5622" w:rsidP="004F463C">
      <w:pPr>
        <w:widowControl w:val="0"/>
        <w:contextualSpacing/>
        <w:jc w:val="center"/>
      </w:pPr>
      <w:r>
        <w:t>Reopening</w:t>
      </w:r>
      <w:r w:rsidR="00850905">
        <w:t xml:space="preserve"> Openness to Experience</w:t>
      </w:r>
      <w:r w:rsidR="00E82E8F">
        <w:t>:</w:t>
      </w:r>
    </w:p>
    <w:p w14:paraId="0BC4870E" w14:textId="77777777" w:rsidR="00E82E8F" w:rsidRDefault="00850905" w:rsidP="004F463C">
      <w:pPr>
        <w:widowControl w:val="0"/>
        <w:contextualSpacing/>
        <w:jc w:val="center"/>
      </w:pPr>
      <w:r>
        <w:t>A Network Analysis of</w:t>
      </w:r>
      <w:r w:rsidR="00E82E8F">
        <w:t xml:space="preserve"> </w:t>
      </w:r>
      <w:r>
        <w:t xml:space="preserve">Four </w:t>
      </w:r>
      <w:r w:rsidR="00E82E8F">
        <w:t>Openness</w:t>
      </w:r>
      <w:r>
        <w:t xml:space="preserve"> to Experience</w:t>
      </w:r>
      <w:r w:rsidR="00E82E8F">
        <w:t xml:space="preserve"> Inventories</w:t>
      </w:r>
    </w:p>
    <w:p w14:paraId="0D7DDAF0" w14:textId="4C8D4498" w:rsidR="00E82E8F" w:rsidRDefault="00E82E8F" w:rsidP="004F463C">
      <w:pPr>
        <w:widowControl w:val="0"/>
        <w:contextualSpacing/>
        <w:jc w:val="center"/>
      </w:pPr>
    </w:p>
    <w:p w14:paraId="628D4D90" w14:textId="3BEA953F" w:rsidR="00DC7156" w:rsidRDefault="00DC7156" w:rsidP="004F463C">
      <w:pPr>
        <w:widowControl w:val="0"/>
        <w:contextualSpacing/>
        <w:jc w:val="center"/>
      </w:pPr>
    </w:p>
    <w:p w14:paraId="316C776A" w14:textId="24823270" w:rsidR="00DC7156" w:rsidRDefault="00DC7156" w:rsidP="004F463C">
      <w:pPr>
        <w:widowControl w:val="0"/>
        <w:contextualSpacing/>
        <w:jc w:val="center"/>
      </w:pPr>
    </w:p>
    <w:p w14:paraId="31D5BEBE" w14:textId="77777777" w:rsidR="00DC7156" w:rsidRDefault="00DC7156" w:rsidP="004F463C">
      <w:pPr>
        <w:widowControl w:val="0"/>
        <w:contextualSpacing/>
        <w:jc w:val="center"/>
      </w:pPr>
    </w:p>
    <w:p w14:paraId="4DCB360F" w14:textId="2E8922C0" w:rsidR="00DC7156" w:rsidRDefault="00B0000D" w:rsidP="00DC7156">
      <w:pPr>
        <w:widowControl w:val="0"/>
        <w:ind w:firstLine="720"/>
        <w:contextualSpacing/>
      </w:pPr>
      <w:r>
        <w:t xml:space="preserve">Acknowledgements: The authors did not preregister the study prior to data collection and analysis. All data, </w:t>
      </w:r>
      <w:r w:rsidR="00DC7156">
        <w:t xml:space="preserve">cleaning procedures, </w:t>
      </w:r>
      <w:r>
        <w:t xml:space="preserve">analytic methods, and study materials </w:t>
      </w:r>
      <w:r w:rsidR="007C61D4">
        <w:t>are</w:t>
      </w:r>
      <w:r>
        <w:t xml:space="preserve"> available on the Open Science Framework for reproduction and replication purposes</w:t>
      </w:r>
      <w:r w:rsidR="004511C4">
        <w:t xml:space="preserve">: </w:t>
      </w:r>
      <w:r w:rsidR="00DC7156" w:rsidRPr="00DC7156">
        <w:t>&lt;</w:t>
      </w:r>
      <w:r w:rsidR="00DC7156">
        <w:t>OSF website masked&gt;</w:t>
      </w:r>
      <w:r w:rsidR="004511C4">
        <w:t>.</w:t>
      </w:r>
      <w:r w:rsidR="00DC7156">
        <w:br w:type="page"/>
      </w:r>
    </w:p>
    <w:p w14:paraId="01443672" w14:textId="6C8BE488" w:rsidR="00E82E8F" w:rsidRDefault="00117BDE" w:rsidP="000A33BE">
      <w:pPr>
        <w:widowControl w:val="0"/>
        <w:contextualSpacing/>
        <w:jc w:val="center"/>
      </w:pPr>
      <w:r>
        <w:lastRenderedPageBreak/>
        <w:t>Abstract</w:t>
      </w:r>
    </w:p>
    <w:p w14:paraId="099CF304" w14:textId="4B3BA6D9" w:rsidR="00B47217" w:rsidRDefault="00B47217" w:rsidP="00B47217">
      <w:pPr>
        <w:widowControl w:val="0"/>
        <w:contextualSpacing/>
      </w:pPr>
      <w:r>
        <w:t>Openness to Experience is a complex trait whose taxonomic structure has been widely debated.</w:t>
      </w:r>
      <w:r w:rsidR="00E357EB" w:rsidRPr="00E357EB">
        <w:t xml:space="preserve"> </w:t>
      </w:r>
      <w:r w:rsidR="00E357EB">
        <w:t xml:space="preserve">Previous research has provided greater clarity of its lower-order structure by synthesizing facets across several scales related to Openness to Experience. </w:t>
      </w:r>
      <w:r>
        <w:t xml:space="preserve">In the present study, we </w:t>
      </w:r>
      <w:r w:rsidR="009976A3">
        <w:t>take a finer-grained approach by investigating</w:t>
      </w:r>
      <w:r>
        <w:t xml:space="preserve"> the item-level relations of four Openness to Experience inventories (Big Five Aspects Scale, HEXACO-100, NEO-PI-3, and Woo et al.’s Openness to Experience inventory), using a network science approach, which allowed items to form an emergent taxonomy of facets and aspects. Our results</w:t>
      </w:r>
      <w:r w:rsidR="006F2A33">
        <w:t xml:space="preserve"> (</w:t>
      </w:r>
      <w:r w:rsidR="006F2A33">
        <w:rPr>
          <w:i/>
        </w:rPr>
        <w:t>N</w:t>
      </w:r>
      <w:r w:rsidR="006F2A33">
        <w:t xml:space="preserve"> = 802)</w:t>
      </w:r>
      <w:r>
        <w:t xml:space="preserve"> identified 10 distinct facets (</w:t>
      </w:r>
      <w:del w:id="0" w:author="A P Christensen" w:date="2018-03-06T13:14:00Z">
        <w:r w:rsidDel="00E86EA2">
          <w:delText>Adventurous</w:delText>
        </w:r>
      </w:del>
      <w:ins w:id="1" w:author="A P Christensen" w:date="2018-03-07T09:50:00Z">
        <w:r w:rsidR="00842AF5">
          <w:t>Variety-Seeking</w:t>
        </w:r>
      </w:ins>
      <w:r>
        <w:t xml:space="preserve">, Aesthetic Appreciation, </w:t>
      </w:r>
      <w:r w:rsidR="00F32229">
        <w:t>Intellectual Curiosity</w:t>
      </w:r>
      <w:r>
        <w:t xml:space="preserve">, Diversity, </w:t>
      </w:r>
      <w:r w:rsidR="006A104C">
        <w:t>Openness to Emotions</w:t>
      </w:r>
      <w:r>
        <w:t xml:space="preserve">, Fantasy, Imaginative, </w:t>
      </w:r>
      <w:del w:id="2" w:author="A P Christensen" w:date="2018-03-03T16:25:00Z">
        <w:r w:rsidR="00C85BB4" w:rsidDel="00825AA1">
          <w:delText>Intellectual Self-Efficacy</w:delText>
        </w:r>
      </w:del>
      <w:ins w:id="3" w:author="A P Christensen" w:date="2018-03-06T13:12:00Z">
        <w:r w:rsidR="00E86EA2">
          <w:t>Self-</w:t>
        </w:r>
      </w:ins>
      <w:ins w:id="4" w:author="A P Christensen" w:date="2018-03-03T16:25:00Z">
        <w:r w:rsidR="00825AA1">
          <w:t>Assessed Intelligence</w:t>
        </w:r>
      </w:ins>
      <w:r>
        <w:t xml:space="preserve">, Intellectual Interests, and </w:t>
      </w:r>
      <w:r w:rsidR="00842AF5">
        <w:t>Non-Traditionalism</w:t>
      </w:r>
      <w:r>
        <w:t xml:space="preserve">) </w:t>
      </w:r>
      <w:r w:rsidR="009976A3">
        <w:t xml:space="preserve">that largely replicate previous findings </w:t>
      </w:r>
      <w:r w:rsidR="001B08BE">
        <w:t>as well as</w:t>
      </w:r>
      <w:r>
        <w:t xml:space="preserve"> 3 </w:t>
      </w:r>
      <w:r w:rsidR="001B08BE">
        <w:t xml:space="preserve">higher-order </w:t>
      </w:r>
      <w:r>
        <w:t xml:space="preserve">aspects: </w:t>
      </w:r>
      <w:r w:rsidR="003F1F13">
        <w:t>two that are commonly found in the literature (Intellect and Experiencing; i.e., Openness)</w:t>
      </w:r>
      <w:r>
        <w:t>, and</w:t>
      </w:r>
      <w:r w:rsidR="003F1F13">
        <w:t xml:space="preserve"> one novel aspect (</w:t>
      </w:r>
      <w:r>
        <w:t>Open-Mindedness</w:t>
      </w:r>
      <w:r w:rsidR="003F1F13">
        <w:t>)</w:t>
      </w:r>
      <w:r>
        <w:t xml:space="preserve">. In addition, we demonstrate that each Openness to Experience inventory offers a unique conceptualization of the trait, and that some </w:t>
      </w:r>
      <w:r w:rsidR="001B08BE">
        <w:t xml:space="preserve">inventories </w:t>
      </w:r>
      <w:r>
        <w:t>provide</w:t>
      </w:r>
      <w:r w:rsidR="006E206D">
        <w:t xml:space="preserve"> </w:t>
      </w:r>
      <w:r>
        <w:t>broader coverage of the network space than others. Our findings establish a broader consensus of Openness to Experience at the aspect- and facet-level, which has important implications for researchers and the Openness to Experience inventories they use.</w:t>
      </w:r>
    </w:p>
    <w:p w14:paraId="30E95B94" w14:textId="42120F4F" w:rsidR="00117BDE" w:rsidRDefault="00911521" w:rsidP="004F463C">
      <w:pPr>
        <w:widowControl w:val="0"/>
        <w:contextualSpacing/>
      </w:pPr>
      <w:r>
        <w:rPr>
          <w:i/>
        </w:rPr>
        <w:tab/>
      </w:r>
      <w:r w:rsidR="0042226F" w:rsidRPr="00911521">
        <w:rPr>
          <w:i/>
        </w:rPr>
        <w:t>Keywords</w:t>
      </w:r>
      <w:r w:rsidR="0042226F" w:rsidRPr="00911521">
        <w:t>:</w:t>
      </w:r>
      <w:r w:rsidR="0042226F">
        <w:rPr>
          <w:i/>
        </w:rPr>
        <w:t xml:space="preserve"> </w:t>
      </w:r>
      <w:r w:rsidR="0042226F" w:rsidRPr="00911521">
        <w:t xml:space="preserve">openness to experience, </w:t>
      </w:r>
      <w:r w:rsidR="00DE4A9E">
        <w:t>network analysis,</w:t>
      </w:r>
      <w:r w:rsidRPr="00911521">
        <w:t xml:space="preserve"> </w:t>
      </w:r>
      <w:r>
        <w:t>taxonomy</w:t>
      </w:r>
      <w:r w:rsidR="001B08BE">
        <w:t>, facets, aspects</w:t>
      </w:r>
      <w:r w:rsidR="00117BDE">
        <w:br w:type="page"/>
      </w:r>
    </w:p>
    <w:p w14:paraId="036AFE09" w14:textId="765D5772" w:rsidR="00850905" w:rsidRDefault="003A5622" w:rsidP="004F463C">
      <w:pPr>
        <w:widowControl w:val="0"/>
        <w:contextualSpacing/>
        <w:jc w:val="center"/>
      </w:pPr>
      <w:r>
        <w:lastRenderedPageBreak/>
        <w:t>Reopening</w:t>
      </w:r>
      <w:r w:rsidR="00850905">
        <w:t xml:space="preserve"> Openness to Experience:</w:t>
      </w:r>
    </w:p>
    <w:p w14:paraId="3DFE778B" w14:textId="55245816" w:rsidR="00DD4FC7" w:rsidRDefault="00850905" w:rsidP="004F463C">
      <w:pPr>
        <w:widowControl w:val="0"/>
        <w:contextualSpacing/>
        <w:jc w:val="center"/>
      </w:pPr>
      <w:r>
        <w:t>A Network Analysis of Four Openness to Experience Inventories</w:t>
      </w:r>
    </w:p>
    <w:p w14:paraId="7F06ABEC" w14:textId="1225688B" w:rsidR="00DD4FC7" w:rsidRDefault="00DD4FC7" w:rsidP="004F463C">
      <w:pPr>
        <w:widowControl w:val="0"/>
        <w:ind w:firstLine="720"/>
        <w:contextualSpacing/>
      </w:pPr>
      <w:r>
        <w:t>Openness to Experience</w:t>
      </w:r>
      <w:r w:rsidR="00BD65B0">
        <w:t xml:space="preserve"> is a broad and complex trait that</w:t>
      </w:r>
      <w:r>
        <w:t xml:space="preserve"> has gone by many names over the years</w:t>
      </w:r>
      <w:r w:rsidR="00161EE4">
        <w:t xml:space="preserve">, such as </w:t>
      </w:r>
      <w:r w:rsidRPr="00B83786">
        <w:rPr>
          <w:i/>
        </w:rPr>
        <w:t>Openness to Experience</w:t>
      </w:r>
      <w:r>
        <w:t xml:space="preserve">, </w:t>
      </w:r>
      <w:r w:rsidRPr="00B83786">
        <w:rPr>
          <w:i/>
        </w:rPr>
        <w:t>Intellect</w:t>
      </w:r>
      <w:r>
        <w:t xml:space="preserve">, </w:t>
      </w:r>
      <w:r w:rsidRPr="00B83786">
        <w:rPr>
          <w:i/>
        </w:rPr>
        <w:t>Culture</w:t>
      </w:r>
      <w:r>
        <w:t xml:space="preserve">, </w:t>
      </w:r>
      <w:r w:rsidRPr="00B83786">
        <w:rPr>
          <w:i/>
        </w:rPr>
        <w:t>Imagination</w:t>
      </w:r>
      <w:r>
        <w:t xml:space="preserve">, </w:t>
      </w:r>
      <w:r w:rsidR="00161EE4">
        <w:t xml:space="preserve">and </w:t>
      </w:r>
      <w:r w:rsidRPr="00B83786">
        <w:rPr>
          <w:i/>
        </w:rPr>
        <w:t>Creativity</w:t>
      </w:r>
      <w:r w:rsidR="00161EE4">
        <w:t xml:space="preserve"> (</w:t>
      </w:r>
      <w:r>
        <w:t xml:space="preserve">Fiske, 1949; Goldberg, 1981; </w:t>
      </w:r>
      <w:r w:rsidR="00161EE4">
        <w:t xml:space="preserve">Johnson, 1994; </w:t>
      </w:r>
      <w:r>
        <w:t xml:space="preserve">Norman, 1963; </w:t>
      </w:r>
      <w:r w:rsidR="00BD65B0">
        <w:t>Saucier, 1992). Given the</w:t>
      </w:r>
      <w:r>
        <w:t xml:space="preserve"> tra</w:t>
      </w:r>
      <w:r w:rsidR="00BD65B0">
        <w:t>it’s breadth and complexity, researcher</w:t>
      </w:r>
      <w:r>
        <w:t>s have identified two aspects of Openness to Experience: Openness to Experience (</w:t>
      </w:r>
      <w:r w:rsidR="00433DAE">
        <w:t xml:space="preserve">for clarity, </w:t>
      </w:r>
      <w:r>
        <w:t xml:space="preserve">hereafter referred to as </w:t>
      </w:r>
      <w:r w:rsidRPr="00B83786">
        <w:rPr>
          <w:i/>
        </w:rPr>
        <w:t>Experiencing</w:t>
      </w:r>
      <w:r w:rsidR="00433DAE">
        <w:rPr>
          <w:i/>
        </w:rPr>
        <w:t xml:space="preserve">, </w:t>
      </w:r>
      <w:r w:rsidR="00433DAE" w:rsidRPr="00B83786">
        <w:t>following</w:t>
      </w:r>
      <w:r>
        <w:t xml:space="preserve"> Connelly et al., 2014b) from the questionnaire tradition (Costa &amp; McCrae, 1992), and </w:t>
      </w:r>
      <w:r w:rsidRPr="00B83786">
        <w:rPr>
          <w:i/>
        </w:rPr>
        <w:t>Intellect</w:t>
      </w:r>
      <w:r>
        <w:t xml:space="preserve"> from the lexical tradition (Goldberg, 1981). The Experiencing aspect is characterized by an appreciation for aesthetics, openness to emotions and sensations, absorption in fantasy, and engagement with perceptual and sensory information (DeYoung et al., 2012). The Intellect aspect is characterized by intellectualism, enjoyment of philosophy, curiosity, and engagement with abstract and semantic information (DeYoung et al., 2012). </w:t>
      </w:r>
    </w:p>
    <w:p w14:paraId="28EB9F7A" w14:textId="154BA91C" w:rsidR="00583271" w:rsidRDefault="00B26833" w:rsidP="004F463C">
      <w:pPr>
        <w:widowControl w:val="0"/>
        <w:ind w:firstLine="720"/>
        <w:contextualSpacing/>
      </w:pPr>
      <w:r>
        <w:t xml:space="preserve">Beneath </w:t>
      </w:r>
      <w:r w:rsidR="00DD4FC7">
        <w:t xml:space="preserve">the Experiencing and Intellect aspects, however, </w:t>
      </w:r>
      <w:r>
        <w:t xml:space="preserve">are many </w:t>
      </w:r>
      <w:r w:rsidR="00DD4FC7">
        <w:t>lower-order facets</w:t>
      </w:r>
      <w:r w:rsidR="00BD65B0">
        <w:t xml:space="preserve"> of</w:t>
      </w:r>
      <w:r w:rsidR="00DD4FC7">
        <w:t xml:space="preserve"> Openness to Experience</w:t>
      </w:r>
      <w:r>
        <w:t xml:space="preserve">. The measurement of these facets has been </w:t>
      </w:r>
      <w:r w:rsidR="00DD4FC7">
        <w:t xml:space="preserve">inconsistent, with some facets being measured in some inventories but not in others. </w:t>
      </w:r>
      <w:r>
        <w:t xml:space="preserve">As a result, </w:t>
      </w:r>
      <w:r w:rsidR="00DD4FC7">
        <w:t xml:space="preserve">this has led to variation in the coverage and conceptualization of the Openness to Experience construct. </w:t>
      </w:r>
      <w:bookmarkStart w:id="5" w:name="_Hlk505938965"/>
      <w:r w:rsidR="00DD4FC7">
        <w:t>Despite research examining the c</w:t>
      </w:r>
      <w:r w:rsidR="00BD65B0">
        <w:t>ontent and number of facets (</w:t>
      </w:r>
      <w:r w:rsidR="00DD4FC7">
        <w:t>Connelly et al., 2014b</w:t>
      </w:r>
      <w:r w:rsidR="00102338">
        <w:t>; Woo et al., 2014</w:t>
      </w:r>
      <w:r w:rsidR="00DD4FC7">
        <w:t xml:space="preserve">), there has yet </w:t>
      </w:r>
      <w:r w:rsidR="004F463C">
        <w:t xml:space="preserve">to </w:t>
      </w:r>
      <w:r w:rsidR="00DD4FC7">
        <w:t>be an empirical investigation into how</w:t>
      </w:r>
      <w:r w:rsidR="00102338">
        <w:t xml:space="preserve"> the items of</w:t>
      </w:r>
      <w:r w:rsidR="00DD4FC7">
        <w:t xml:space="preserve"> different inventories converge (or diverge) on the </w:t>
      </w:r>
      <w:r w:rsidR="0052238B">
        <w:t xml:space="preserve">coverage and </w:t>
      </w:r>
      <w:r w:rsidR="00DD4FC7">
        <w:t>content of lower-order facets.</w:t>
      </w:r>
      <w:bookmarkEnd w:id="5"/>
    </w:p>
    <w:p w14:paraId="65E9B645" w14:textId="3B302433" w:rsidR="009E7D88" w:rsidRDefault="00DD4FC7" w:rsidP="004F463C">
      <w:pPr>
        <w:widowControl w:val="0"/>
        <w:ind w:firstLine="720"/>
        <w:contextualSpacing/>
      </w:pPr>
      <w:r>
        <w:t>Therefore, in the present research, we sought to clarify how four commonly used Openness to Experience inventories conceptualize the construct.</w:t>
      </w:r>
      <w:r w:rsidR="00062E06">
        <w:t xml:space="preserve"> In addition</w:t>
      </w:r>
      <w:r w:rsidR="00BD65B0">
        <w:t xml:space="preserve">, we wanted to clarify the number and content of the lower-order </w:t>
      </w:r>
      <w:r w:rsidR="003B40F8">
        <w:t xml:space="preserve">facets </w:t>
      </w:r>
      <w:r w:rsidR="00BD65B0">
        <w:t xml:space="preserve">across these inventories. </w:t>
      </w:r>
      <w:r>
        <w:t xml:space="preserve">To do so, we </w:t>
      </w:r>
      <w:r>
        <w:lastRenderedPageBreak/>
        <w:t xml:space="preserve">applied a computational network science approach to construct a network using the items from </w:t>
      </w:r>
      <w:ins w:id="6" w:author="A P Christensen" w:date="2018-03-07T09:46:00Z">
        <w:r w:rsidR="00594887">
          <w:t xml:space="preserve">these </w:t>
        </w:r>
      </w:ins>
      <w:r w:rsidR="003B40F8">
        <w:t xml:space="preserve">four </w:t>
      </w:r>
      <w:del w:id="7" w:author="A P Christensen" w:date="2018-03-07T09:46:00Z">
        <w:r w:rsidR="003B40F8" w:rsidDel="00594887">
          <w:delText xml:space="preserve">commonly used </w:delText>
        </w:r>
      </w:del>
      <w:r>
        <w:t xml:space="preserve">inventories. </w:t>
      </w:r>
      <w:r w:rsidR="005C5EAD">
        <w:t>F</w:t>
      </w:r>
      <w:r w:rsidR="00DE4351">
        <w:t xml:space="preserve">rom this network, </w:t>
      </w:r>
      <w:r w:rsidR="007B6F9B">
        <w:t>we</w:t>
      </w:r>
      <w:r w:rsidR="00583271">
        <w:t xml:space="preserve"> </w:t>
      </w:r>
      <w:r w:rsidR="002E57E5">
        <w:t xml:space="preserve">used a </w:t>
      </w:r>
      <w:r w:rsidR="00583271">
        <w:t xml:space="preserve">community detection </w:t>
      </w:r>
      <w:r>
        <w:t xml:space="preserve">algorithm to </w:t>
      </w:r>
      <w:r w:rsidR="00BD65B0">
        <w:t xml:space="preserve">identify </w:t>
      </w:r>
      <w:r w:rsidR="0052238B">
        <w:t>communities</w:t>
      </w:r>
      <w:r w:rsidR="00062E06">
        <w:t xml:space="preserve"> (i.e., facets)</w:t>
      </w:r>
      <w:r w:rsidR="0052238B">
        <w:t xml:space="preserve"> in</w:t>
      </w:r>
      <w:r w:rsidR="00062E06">
        <w:t xml:space="preserve"> the network</w:t>
      </w:r>
      <w:r w:rsidR="00DE4351">
        <w:t xml:space="preserve">. </w:t>
      </w:r>
      <w:r>
        <w:t>These network-</w:t>
      </w:r>
      <w:r w:rsidR="00583271">
        <w:t>identified</w:t>
      </w:r>
      <w:r>
        <w:t xml:space="preserve"> facets were </w:t>
      </w:r>
      <w:r w:rsidR="00891274">
        <w:t xml:space="preserve">then </w:t>
      </w:r>
      <w:r>
        <w:t>used to examine the conceptual coverage of each inventory</w:t>
      </w:r>
      <w:r w:rsidR="00891274">
        <w:t>—</w:t>
      </w:r>
      <w:r w:rsidR="00583271">
        <w:t>whether</w:t>
      </w:r>
      <w:r w:rsidR="00891274">
        <w:t xml:space="preserve"> items</w:t>
      </w:r>
      <w:r w:rsidR="00583271">
        <w:t xml:space="preserve"> of the inventory</w:t>
      </w:r>
      <w:r w:rsidR="00891274">
        <w:t xml:space="preserve"> </w:t>
      </w:r>
      <w:r w:rsidR="00693447">
        <w:t xml:space="preserve">were represented in </w:t>
      </w:r>
      <w:r w:rsidR="00583271">
        <w:t>m</w:t>
      </w:r>
      <w:r w:rsidR="00891274">
        <w:t>any or a few</w:t>
      </w:r>
      <w:r w:rsidR="003B40F8">
        <w:t xml:space="preserve"> of the network-</w:t>
      </w:r>
      <w:r w:rsidR="002E57E5">
        <w:t>identified</w:t>
      </w:r>
      <w:r w:rsidR="00891274">
        <w:t xml:space="preserve"> facets</w:t>
      </w:r>
      <w:r>
        <w:t>.</w:t>
      </w:r>
    </w:p>
    <w:p w14:paraId="52025546" w14:textId="77777777" w:rsidR="005C5EAD" w:rsidRPr="005C5EAD" w:rsidRDefault="005C5EAD" w:rsidP="004F463C">
      <w:pPr>
        <w:widowControl w:val="0"/>
        <w:contextualSpacing/>
        <w:jc w:val="center"/>
        <w:rPr>
          <w:b/>
        </w:rPr>
      </w:pPr>
      <w:r>
        <w:rPr>
          <w:b/>
        </w:rPr>
        <w:t>Openness to Experience</w:t>
      </w:r>
      <w:r w:rsidR="00027889">
        <w:rPr>
          <w:b/>
        </w:rPr>
        <w:t xml:space="preserve"> Taxonomy</w:t>
      </w:r>
    </w:p>
    <w:p w14:paraId="3E8E40F6" w14:textId="777D122C" w:rsidR="00DA43EB" w:rsidRDefault="003B34DF" w:rsidP="004F463C">
      <w:pPr>
        <w:widowControl w:val="0"/>
        <w:contextualSpacing/>
      </w:pPr>
      <w:r>
        <w:tab/>
      </w:r>
      <w:r w:rsidR="00DD4FC7">
        <w:t xml:space="preserve">Past </w:t>
      </w:r>
      <w:r w:rsidR="00555B5D">
        <w:t>debate</w:t>
      </w:r>
      <w:r w:rsidR="00DD4FC7">
        <w:t xml:space="preserve">s </w:t>
      </w:r>
      <w:r w:rsidR="00555B5D">
        <w:t xml:space="preserve">about how </w:t>
      </w:r>
      <w:ins w:id="8" w:author="A P Christensen" w:date="2018-03-07T09:47:00Z">
        <w:r w:rsidR="00594887">
          <w:t xml:space="preserve">the </w:t>
        </w:r>
      </w:ins>
      <w:r w:rsidR="00555B5D">
        <w:t>global</w:t>
      </w:r>
      <w:r w:rsidR="00812E1F">
        <w:t xml:space="preserve"> </w:t>
      </w:r>
      <w:r w:rsidR="00555B5D">
        <w:t>Openness to Experience</w:t>
      </w:r>
      <w:r w:rsidR="00713987">
        <w:t xml:space="preserve"> </w:t>
      </w:r>
      <w:ins w:id="9" w:author="A P Christensen" w:date="2018-03-07T09:47:00Z">
        <w:r w:rsidR="00594887">
          <w:t xml:space="preserve">trait </w:t>
        </w:r>
      </w:ins>
      <w:r w:rsidR="00713987">
        <w:t>should be defined has subsided</w:t>
      </w:r>
      <w:r w:rsidR="003B1118">
        <w:t>—traditional factor analysis approaches have identified both Experiencing and Intellect as aspects of the global trait (DeYoung, Quilty, &amp; Peterson, 2007; Woo et al., 2014)</w:t>
      </w:r>
      <w:r w:rsidR="00812E1F">
        <w:t xml:space="preserve">. </w:t>
      </w:r>
      <w:r w:rsidR="006567C0">
        <w:t>Experiencing and Intellect are s</w:t>
      </w:r>
      <w:r w:rsidR="00D9765F">
        <w:t xml:space="preserve">eparate but related aspects </w:t>
      </w:r>
      <w:r w:rsidR="00741E8F">
        <w:t>of Openness to Experience</w:t>
      </w:r>
      <w:r w:rsidR="006567C0">
        <w:t xml:space="preserve">, </w:t>
      </w:r>
      <w:r w:rsidR="00911521">
        <w:t>with differential relations to</w:t>
      </w:r>
      <w:r w:rsidR="006567C0">
        <w:t xml:space="preserve"> </w:t>
      </w:r>
      <w:r w:rsidR="006560A8">
        <w:t xml:space="preserve">affective, behavioral, </w:t>
      </w:r>
      <w:r w:rsidR="006567C0">
        <w:t>and cognitiv</w:t>
      </w:r>
      <w:r w:rsidR="00741E8F">
        <w:t>e outcomes (DeYoung et al., 2012</w:t>
      </w:r>
      <w:r w:rsidR="006567C0">
        <w:t>, 2014</w:t>
      </w:r>
      <w:r w:rsidR="006560A8">
        <w:t xml:space="preserve">; Barford </w:t>
      </w:r>
      <w:r w:rsidR="0020552E">
        <w:t>&amp; Smillie, 2016</w:t>
      </w:r>
      <w:r w:rsidR="006567C0">
        <w:t>).</w:t>
      </w:r>
      <w:r w:rsidR="001A1F1F">
        <w:t xml:space="preserve"> For example, Experiencing is </w:t>
      </w:r>
      <w:r w:rsidR="00AB7473">
        <w:t xml:space="preserve">positively </w:t>
      </w:r>
      <w:r w:rsidR="001A1F1F">
        <w:t xml:space="preserve">related to creative achievement </w:t>
      </w:r>
      <w:r w:rsidR="005D7D61">
        <w:t>in the arts</w:t>
      </w:r>
      <w:r w:rsidR="00AB7473">
        <w:t xml:space="preserve"> (Kaufman et al., 2016)</w:t>
      </w:r>
      <w:r w:rsidR="005D7D61">
        <w:t>, implicit learning</w:t>
      </w:r>
      <w:r w:rsidR="00AB7473">
        <w:t xml:space="preserve"> (Kaufman et al., 2010)</w:t>
      </w:r>
      <w:r w:rsidR="005D7D61">
        <w:t>,</w:t>
      </w:r>
      <w:r w:rsidR="00EB73D6">
        <w:t xml:space="preserve"> </w:t>
      </w:r>
      <w:r w:rsidR="00D7615C">
        <w:t xml:space="preserve">and </w:t>
      </w:r>
      <w:r w:rsidR="001012A4">
        <w:t>feeling</w:t>
      </w:r>
      <w:r w:rsidR="001F011A">
        <w:t xml:space="preserve"> mixed emotions</w:t>
      </w:r>
      <w:r w:rsidR="0020552E">
        <w:t xml:space="preserve"> (Barford &amp; Smillie, 2016</w:t>
      </w:r>
      <w:r w:rsidR="00AB7473">
        <w:t>)</w:t>
      </w:r>
      <w:r w:rsidR="00D7615C">
        <w:t xml:space="preserve"> </w:t>
      </w:r>
      <w:r w:rsidR="00DB6062">
        <w:t xml:space="preserve">while Intellect is </w:t>
      </w:r>
      <w:r w:rsidR="00AB7473">
        <w:t xml:space="preserve">positively </w:t>
      </w:r>
      <w:r w:rsidR="00DB6062">
        <w:t>related to creative achievement in the sciences</w:t>
      </w:r>
      <w:r w:rsidR="00AB7473">
        <w:t xml:space="preserve"> (Kaufman et al., 2016)</w:t>
      </w:r>
      <w:r w:rsidR="00DB6062">
        <w:t>, working memory</w:t>
      </w:r>
      <w:r w:rsidR="004F463C">
        <w:t xml:space="preserve"> (DeYoung et al., 2009</w:t>
      </w:r>
      <w:r w:rsidR="00AB7473">
        <w:t>)</w:t>
      </w:r>
      <w:r w:rsidR="00DB6062">
        <w:t>, and fluid intelligence (</w:t>
      </w:r>
      <w:r w:rsidR="00967C26">
        <w:t>DeYoung et al., 201</w:t>
      </w:r>
      <w:r w:rsidR="00AB7473">
        <w:t>2</w:t>
      </w:r>
      <w:r w:rsidR="00DB6062">
        <w:t>).</w:t>
      </w:r>
      <w:r w:rsidR="00741E8F">
        <w:t xml:space="preserve"> </w:t>
      </w:r>
      <w:r w:rsidR="009572B5">
        <w:t xml:space="preserve">As a result, </w:t>
      </w:r>
      <w:r w:rsidR="00AB7473">
        <w:t xml:space="preserve">these </w:t>
      </w:r>
      <w:r w:rsidR="00555B5D">
        <w:t xml:space="preserve">aspects </w:t>
      </w:r>
      <w:r w:rsidR="00651746">
        <w:t>ha</w:t>
      </w:r>
      <w:r w:rsidR="00AB7473">
        <w:t xml:space="preserve">ve </w:t>
      </w:r>
      <w:r w:rsidR="00651746">
        <w:t xml:space="preserve">been </w:t>
      </w:r>
      <w:r w:rsidR="00AB7473">
        <w:t xml:space="preserve">generally </w:t>
      </w:r>
      <w:r w:rsidR="008731BA">
        <w:t>agreed upon</w:t>
      </w:r>
      <w:r w:rsidR="009572B5">
        <w:t>.</w:t>
      </w:r>
    </w:p>
    <w:p w14:paraId="725EF1BC" w14:textId="4EFF0DB0" w:rsidR="00107A6F" w:rsidRDefault="00566823" w:rsidP="004F463C">
      <w:pPr>
        <w:widowControl w:val="0"/>
        <w:ind w:firstLine="720"/>
        <w:contextualSpacing/>
      </w:pPr>
      <w:r>
        <w:t xml:space="preserve">Beneath </w:t>
      </w:r>
      <w:r w:rsidR="008731BA">
        <w:t>the Experiencing and Intellect aspects,</w:t>
      </w:r>
      <w:r w:rsidR="00EB73D6">
        <w:t xml:space="preserve"> however,</w:t>
      </w:r>
      <w:r w:rsidR="008731BA">
        <w:t xml:space="preserve"> the</w:t>
      </w:r>
      <w:r w:rsidR="00187D1D">
        <w:t xml:space="preserve"> </w:t>
      </w:r>
      <w:r w:rsidR="001B12F2">
        <w:t xml:space="preserve">lower-order </w:t>
      </w:r>
      <w:r w:rsidR="007E4B32">
        <w:t>facet structure</w:t>
      </w:r>
      <w:r w:rsidR="008731BA">
        <w:t xml:space="preserve"> of Openness to Experience becomes less clear</w:t>
      </w:r>
      <w:r w:rsidR="00BD7917">
        <w:t>—depending</w:t>
      </w:r>
      <w:r w:rsidR="00E505A6">
        <w:t xml:space="preserve"> upo</w:t>
      </w:r>
      <w:r w:rsidR="000F088D">
        <w:t>n which</w:t>
      </w:r>
      <w:r w:rsidR="00E505A6">
        <w:t xml:space="preserve"> inventory is used, </w:t>
      </w:r>
      <w:r w:rsidR="003C7286">
        <w:t xml:space="preserve">the number of </w:t>
      </w:r>
      <w:r w:rsidR="008731BA">
        <w:t>facets</w:t>
      </w:r>
      <w:r w:rsidR="001B12F2">
        <w:t xml:space="preserve"> included</w:t>
      </w:r>
      <w:r w:rsidR="00E505A6">
        <w:t xml:space="preserve"> can range</w:t>
      </w:r>
      <w:r w:rsidR="008731BA">
        <w:t xml:space="preserve"> from four to nine</w:t>
      </w:r>
      <w:r w:rsidR="00A6382D">
        <w:t xml:space="preserve"> (Connelly et al., 2014a)</w:t>
      </w:r>
      <w:r w:rsidR="00555B5D">
        <w:t xml:space="preserve">. </w:t>
      </w:r>
      <w:r w:rsidR="001B12F2">
        <w:t>There appears to be some level of agreement on the importance of some facets (e.g., aesthetic</w:t>
      </w:r>
      <w:r w:rsidR="006827A8">
        <w:t>ism</w:t>
      </w:r>
      <w:r w:rsidR="001B12F2">
        <w:t>, intellectualism)</w:t>
      </w:r>
      <w:r w:rsidR="00A17FC0">
        <w:t xml:space="preserve"> because </w:t>
      </w:r>
      <w:r w:rsidR="001B12F2">
        <w:t xml:space="preserve">they are featured in </w:t>
      </w:r>
      <w:r w:rsidR="00A17FC0">
        <w:t xml:space="preserve">many </w:t>
      </w:r>
      <w:r w:rsidR="001B12F2">
        <w:t>inventories</w:t>
      </w:r>
      <w:r w:rsidR="00A17FC0">
        <w:t>. M</w:t>
      </w:r>
      <w:r w:rsidR="001B12F2">
        <w:t>any facets</w:t>
      </w:r>
      <w:r w:rsidR="00A17FC0">
        <w:t xml:space="preserve">, however, </w:t>
      </w:r>
      <w:r w:rsidR="001B12F2">
        <w:t xml:space="preserve">are unique to only one or two inventories </w:t>
      </w:r>
      <w:r w:rsidR="009B44D6">
        <w:t xml:space="preserve">(e.g., feelings, actions, curiosity). </w:t>
      </w:r>
      <w:r w:rsidR="00EB62D4">
        <w:t>Additionally</w:t>
      </w:r>
      <w:r w:rsidR="001B12F2">
        <w:t xml:space="preserve">, some inventories </w:t>
      </w:r>
      <w:r w:rsidR="009D10F5">
        <w:t>seem</w:t>
      </w:r>
      <w:r w:rsidR="00D733C5">
        <w:t xml:space="preserve"> to</w:t>
      </w:r>
      <w:r w:rsidR="009D10F5">
        <w:t xml:space="preserve"> </w:t>
      </w:r>
      <w:r w:rsidR="001B12F2">
        <w:lastRenderedPageBreak/>
        <w:t>provide good coverage of</w:t>
      </w:r>
      <w:r w:rsidR="00675476">
        <w:t xml:space="preserve"> the facets in one</w:t>
      </w:r>
      <w:r w:rsidR="001B12F2">
        <w:t xml:space="preserve"> aspect but </w:t>
      </w:r>
      <w:r w:rsidR="00675476">
        <w:t xml:space="preserve">have </w:t>
      </w:r>
      <w:r w:rsidR="001B12F2">
        <w:t xml:space="preserve">limited coverage of </w:t>
      </w:r>
      <w:r w:rsidR="00EB62D4">
        <w:t xml:space="preserve">facets </w:t>
      </w:r>
      <w:r w:rsidR="00675476">
        <w:t>in</w:t>
      </w:r>
      <w:r w:rsidR="00363C43">
        <w:t xml:space="preserve"> the</w:t>
      </w:r>
      <w:r w:rsidR="001B12F2">
        <w:t xml:space="preserve"> other.</w:t>
      </w:r>
      <w:r w:rsidR="001B12F2" w:rsidDel="001B12F2">
        <w:t xml:space="preserve"> </w:t>
      </w:r>
      <w:r w:rsidR="00EB62D4">
        <w:t>For instance,</w:t>
      </w:r>
      <w:r w:rsidR="00F6363F">
        <w:t xml:space="preserve"> in</w:t>
      </w:r>
      <w:r w:rsidR="00974F6B">
        <w:t xml:space="preserve"> </w:t>
      </w:r>
      <w:r w:rsidR="009D10F5">
        <w:t>Woo and colleagues</w:t>
      </w:r>
      <w:r w:rsidR="00F6363F">
        <w:t>’</w:t>
      </w:r>
      <w:r w:rsidR="009D10F5">
        <w:t xml:space="preserve"> (2014) </w:t>
      </w:r>
      <w:r w:rsidR="00974F6B">
        <w:t xml:space="preserve">factor </w:t>
      </w:r>
      <w:r w:rsidR="00F6363F">
        <w:t>analysis of seven</w:t>
      </w:r>
      <w:r w:rsidR="00974F6B">
        <w:t xml:space="preserve"> </w:t>
      </w:r>
      <w:r w:rsidR="00322233">
        <w:t xml:space="preserve">Openness to Experience </w:t>
      </w:r>
      <w:r w:rsidR="00F6363F">
        <w:t xml:space="preserve">inventories, </w:t>
      </w:r>
      <w:r w:rsidR="00322233">
        <w:t>facets of the NEO</w:t>
      </w:r>
      <w:r w:rsidR="008F18C6">
        <w:t>-PI-R</w:t>
      </w:r>
      <w:r w:rsidR="00322233">
        <w:t xml:space="preserve"> </w:t>
      </w:r>
      <w:r w:rsidR="00F6363F">
        <w:t>loaded onto</w:t>
      </w:r>
      <w:r w:rsidR="00322233">
        <w:t xml:space="preserve"> the Experiencing aspect well but ha</w:t>
      </w:r>
      <w:r w:rsidR="00F6363F">
        <w:t>d</w:t>
      </w:r>
      <w:r w:rsidR="00322233">
        <w:t xml:space="preserve"> relatively low loadings for </w:t>
      </w:r>
      <w:r w:rsidR="006F7FC7">
        <w:t xml:space="preserve">the </w:t>
      </w:r>
      <w:r w:rsidR="00322233">
        <w:t>Intellect</w:t>
      </w:r>
      <w:r w:rsidR="006F7FC7">
        <w:t xml:space="preserve"> aspect</w:t>
      </w:r>
      <w:r w:rsidR="00322233">
        <w:t xml:space="preserve">. </w:t>
      </w:r>
      <w:r w:rsidR="00B5218F">
        <w:t>Thus</w:t>
      </w:r>
      <w:r w:rsidR="00F6363F">
        <w:t>,</w:t>
      </w:r>
      <w:r w:rsidR="00B5218F">
        <w:t xml:space="preserve"> </w:t>
      </w:r>
      <w:r w:rsidR="00F6363F">
        <w:t>although</w:t>
      </w:r>
      <w:r w:rsidR="00D733C5">
        <w:t xml:space="preserve"> several </w:t>
      </w:r>
      <w:r w:rsidR="00B5218F">
        <w:t xml:space="preserve">Openness to Experience inventories exist, </w:t>
      </w:r>
      <w:r w:rsidR="00A6382D">
        <w:t xml:space="preserve">it appears that </w:t>
      </w:r>
      <w:r w:rsidR="00B5218F">
        <w:t xml:space="preserve">they </w:t>
      </w:r>
      <w:r w:rsidR="00247C05">
        <w:t>vary substantially in their coverage of the trait’s conceptual space.</w:t>
      </w:r>
    </w:p>
    <w:p w14:paraId="465D948B" w14:textId="72254A46" w:rsidR="00DA43EB" w:rsidRDefault="00D9765F" w:rsidP="004F463C">
      <w:pPr>
        <w:widowControl w:val="0"/>
        <w:ind w:firstLine="720"/>
        <w:contextualSpacing/>
      </w:pPr>
      <w:r>
        <w:t xml:space="preserve">The special section </w:t>
      </w:r>
      <w:r w:rsidR="006F3704">
        <w:t xml:space="preserve">in the </w:t>
      </w:r>
      <w:r w:rsidR="00B508A6">
        <w:rPr>
          <w:i/>
        </w:rPr>
        <w:t>Journal of Personality Assessment</w:t>
      </w:r>
      <w:r>
        <w:rPr>
          <w:i/>
        </w:rPr>
        <w:t xml:space="preserve"> </w:t>
      </w:r>
      <w:r w:rsidR="00317AF7">
        <w:t>sought to reach</w:t>
      </w:r>
      <w:r>
        <w:t xml:space="preserve"> a</w:t>
      </w:r>
      <w:r w:rsidR="00060573">
        <w:t xml:space="preserve"> broader consensus of this</w:t>
      </w:r>
      <w:r>
        <w:t xml:space="preserve"> lower-order taxonomy (Connelly et al., 2014a).</w:t>
      </w:r>
      <w:r w:rsidR="001215D2">
        <w:t xml:space="preserve"> </w:t>
      </w:r>
      <w:r w:rsidR="00525654">
        <w:t xml:space="preserve">Connelly and colleagues (2014b) undertook the most comprehensive </w:t>
      </w:r>
      <w:ins w:id="10" w:author="A P Christensen" w:date="2018-03-04T07:45:00Z">
        <w:r w:rsidR="000757B8">
          <w:t xml:space="preserve">theoretical </w:t>
        </w:r>
      </w:ins>
      <w:r w:rsidR="00F85C9D">
        <w:t>evaluation</w:t>
      </w:r>
      <w:r w:rsidR="00525654">
        <w:t xml:space="preserve"> of Openness to Experience’s </w:t>
      </w:r>
      <w:r w:rsidR="006B4FBC">
        <w:t xml:space="preserve">lower-order </w:t>
      </w:r>
      <w:r w:rsidR="00525654">
        <w:t xml:space="preserve">facets </w:t>
      </w:r>
      <w:r w:rsidR="003831F5">
        <w:t xml:space="preserve">to date </w:t>
      </w:r>
      <w:r w:rsidR="00525654">
        <w:t xml:space="preserve">by </w:t>
      </w:r>
      <w:r w:rsidR="00060573">
        <w:t xml:space="preserve">theoretically sorting and </w:t>
      </w:r>
      <w:r w:rsidR="00525654">
        <w:t xml:space="preserve">meta-analyzing 85 </w:t>
      </w:r>
      <w:r w:rsidR="00A6382D">
        <w:t xml:space="preserve">Openness to Experience-related </w:t>
      </w:r>
      <w:r w:rsidR="00525654">
        <w:t>scales. They identified</w:t>
      </w:r>
      <w:r w:rsidR="001215D2">
        <w:t xml:space="preserve"> eleven facets that were theoretically and empirically related to Openness to Experience: Aestheticism, </w:t>
      </w:r>
      <w:r w:rsidR="00392990">
        <w:t xml:space="preserve">Autonomy, </w:t>
      </w:r>
      <w:r w:rsidR="001215D2">
        <w:t xml:space="preserve">Fantasy, Innovation, Introspection, </w:t>
      </w:r>
      <w:r w:rsidR="00875DB0">
        <w:t>Nont</w:t>
      </w:r>
      <w:r w:rsidR="00842AF5">
        <w:t>raditional</w:t>
      </w:r>
      <w:r w:rsidR="00392990">
        <w:t xml:space="preserve">, </w:t>
      </w:r>
      <w:r w:rsidR="001215D2">
        <w:t xml:space="preserve">Openness to Emotions, Openness </w:t>
      </w:r>
      <w:r w:rsidR="00392990">
        <w:t xml:space="preserve">to Sensations, </w:t>
      </w:r>
      <w:r w:rsidR="00842AF5">
        <w:t>Thrill-Seeking</w:t>
      </w:r>
      <w:r w:rsidR="00392990">
        <w:t xml:space="preserve">, Tolerance, and </w:t>
      </w:r>
      <w:r w:rsidR="00842AF5">
        <w:t>Variety-Seeking</w:t>
      </w:r>
      <w:r w:rsidR="001215D2">
        <w:t xml:space="preserve">. Only four of these facets, however, were considered pure </w:t>
      </w:r>
      <w:r w:rsidR="00F85C9D">
        <w:t>(i.e., not related to any other personality trait)</w:t>
      </w:r>
      <w:r w:rsidR="001215D2">
        <w:t xml:space="preserve">: Aestheticism, Openness to Sensations, </w:t>
      </w:r>
      <w:r w:rsidR="00875DB0">
        <w:t>Nontraditional</w:t>
      </w:r>
      <w:r w:rsidR="001215D2">
        <w:t xml:space="preserve">, and Introspection. </w:t>
      </w:r>
      <w:r w:rsidR="00D265AF">
        <w:t>Based on Connelly et al.’s sort, t</w:t>
      </w:r>
      <w:r w:rsidR="001215D2">
        <w:t xml:space="preserve">hese </w:t>
      </w:r>
      <w:r w:rsidR="00675476">
        <w:t xml:space="preserve">pure </w:t>
      </w:r>
      <w:r w:rsidR="001215D2">
        <w:t xml:space="preserve">facets </w:t>
      </w:r>
      <w:r w:rsidR="00D265AF">
        <w:t>were placed</w:t>
      </w:r>
      <w:r w:rsidR="001215D2">
        <w:t xml:space="preserve"> within the Experiencing (Aestheticism and Openness to Sensations) and Intellect (</w:t>
      </w:r>
      <w:r w:rsidR="00875DB0">
        <w:t>Nontraditional</w:t>
      </w:r>
      <w:r w:rsidR="001215D2">
        <w:t xml:space="preserve"> and Introspection) aspects.</w:t>
      </w:r>
      <w:r w:rsidR="0096578C">
        <w:t xml:space="preserve"> The other </w:t>
      </w:r>
      <w:r w:rsidR="003831F5">
        <w:t xml:space="preserve">seven </w:t>
      </w:r>
      <w:r w:rsidR="00815EF5">
        <w:t xml:space="preserve">facets </w:t>
      </w:r>
      <w:r w:rsidR="0096578C">
        <w:t>align</w:t>
      </w:r>
      <w:r w:rsidR="00392990">
        <w:t>ed with Openness to Experience and other personality traits</w:t>
      </w:r>
      <w:r w:rsidR="0096578C">
        <w:t xml:space="preserve">, so they were </w:t>
      </w:r>
      <w:r w:rsidR="00D733C5">
        <w:t>labeled as</w:t>
      </w:r>
      <w:r w:rsidR="0096578C">
        <w:t xml:space="preserve"> trait compounds. Fo</w:t>
      </w:r>
      <w:r w:rsidR="00C00F26">
        <w:t>r example, Fantasy was</w:t>
      </w:r>
      <w:r w:rsidR="00081013">
        <w:t xml:space="preserve"> positively</w:t>
      </w:r>
      <w:r w:rsidR="00C00F26">
        <w:t xml:space="preserve"> associated with</w:t>
      </w:r>
      <w:r w:rsidR="0096578C">
        <w:t xml:space="preserve"> Openness to Experience and negativ</w:t>
      </w:r>
      <w:r w:rsidR="00392990">
        <w:t xml:space="preserve">ely with Conscientiousness while Innovation, Openness to Emotions, </w:t>
      </w:r>
      <w:r w:rsidR="00842AF5">
        <w:t>Thrill-Seeking</w:t>
      </w:r>
      <w:r w:rsidR="00392990">
        <w:t xml:space="preserve">, and </w:t>
      </w:r>
      <w:r w:rsidR="00842AF5">
        <w:t>Variety-Seeking</w:t>
      </w:r>
      <w:r w:rsidR="00392990">
        <w:t xml:space="preserve"> </w:t>
      </w:r>
      <w:r w:rsidR="0096578C">
        <w:t xml:space="preserve">were </w:t>
      </w:r>
      <w:r w:rsidR="00081013">
        <w:t xml:space="preserve">positively </w:t>
      </w:r>
      <w:r w:rsidR="00C00F26">
        <w:t>associated with</w:t>
      </w:r>
      <w:r w:rsidR="0096578C">
        <w:t xml:space="preserve"> Ope</w:t>
      </w:r>
      <w:r w:rsidR="00815EF5">
        <w:t>nness to Experience and Extraversion</w:t>
      </w:r>
      <w:r w:rsidR="0096578C">
        <w:t xml:space="preserve">. </w:t>
      </w:r>
      <w:r w:rsidR="00D733C5">
        <w:t>In sum, t</w:t>
      </w:r>
      <w:r w:rsidR="00C00F26">
        <w:t>heir extensive analysis of Openness to Experience</w:t>
      </w:r>
      <w:r w:rsidR="00D265AF">
        <w:t>-related scales</w:t>
      </w:r>
      <w:r w:rsidR="00C00F26">
        <w:t xml:space="preserve"> </w:t>
      </w:r>
      <w:r w:rsidR="006F7FC7">
        <w:t>provide</w:t>
      </w:r>
      <w:r w:rsidR="00D265AF">
        <w:t>s</w:t>
      </w:r>
      <w:r w:rsidR="00C00F26">
        <w:t xml:space="preserve"> a ge</w:t>
      </w:r>
      <w:r w:rsidR="00D733C5">
        <w:t xml:space="preserve">neral framework for </w:t>
      </w:r>
      <w:r w:rsidR="006B4FBC">
        <w:t xml:space="preserve">defining which facets </w:t>
      </w:r>
      <w:r w:rsidR="006B4FBC">
        <w:lastRenderedPageBreak/>
        <w:t>are central to</w:t>
      </w:r>
      <w:r w:rsidR="00D733C5">
        <w:t xml:space="preserve"> the </w:t>
      </w:r>
      <w:r w:rsidR="00C00F26">
        <w:t>construct</w:t>
      </w:r>
      <w:r w:rsidR="00D265AF">
        <w:t>.</w:t>
      </w:r>
    </w:p>
    <w:p w14:paraId="0F1878B5" w14:textId="45986AB3" w:rsidR="00F166D9" w:rsidRPr="00AC7CAF" w:rsidRDefault="00AC7CAF" w:rsidP="004F463C">
      <w:pPr>
        <w:widowControl w:val="0"/>
        <w:ind w:firstLine="720"/>
        <w:contextualSpacing/>
      </w:pPr>
      <w:bookmarkStart w:id="11" w:name="_Hlk506288292"/>
      <w:r>
        <w:t xml:space="preserve">In the same special section, </w:t>
      </w:r>
      <w:r w:rsidR="0041011F">
        <w:t>Woo a</w:t>
      </w:r>
      <w:r w:rsidR="00F166D9">
        <w:t>nd colleagues (2014)</w:t>
      </w:r>
      <w:r>
        <w:t xml:space="preserve"> </w:t>
      </w:r>
      <w:del w:id="12" w:author="A P Christensen" w:date="2018-03-04T07:46:00Z">
        <w:r w:rsidR="007C1222" w:rsidDel="000757B8">
          <w:delText xml:space="preserve">took </w:delText>
        </w:r>
      </w:del>
      <w:ins w:id="13" w:author="A P Christensen" w:date="2018-03-04T07:45:00Z">
        <w:r w:rsidR="000757B8">
          <w:t>empirical</w:t>
        </w:r>
      </w:ins>
      <w:ins w:id="14" w:author="A P Christensen" w:date="2018-03-04T07:49:00Z">
        <w:r w:rsidR="000757B8">
          <w:t>ly evaluated Openness to Experience’s lower-order structure</w:t>
        </w:r>
      </w:ins>
      <w:ins w:id="15" w:author="A P Christensen" w:date="2018-03-04T07:47:00Z">
        <w:r w:rsidR="000757B8">
          <w:t xml:space="preserve"> </w:t>
        </w:r>
      </w:ins>
      <w:ins w:id="16" w:author="A P Christensen" w:date="2018-03-04T07:53:00Z">
        <w:r w:rsidR="0099330F">
          <w:t>by factor analyzing</w:t>
        </w:r>
      </w:ins>
      <w:del w:id="17" w:author="A P Christensen" w:date="2018-03-04T07:45:00Z">
        <w:r w:rsidR="007C1222" w:rsidDel="000757B8">
          <w:delText>the</w:delText>
        </w:r>
      </w:del>
      <w:del w:id="18" w:author="A P Christensen" w:date="2018-03-04T07:46:00Z">
        <w:r w:rsidR="007C1222" w:rsidDel="000757B8">
          <w:delText xml:space="preserve"> first step</w:delText>
        </w:r>
      </w:del>
      <w:del w:id="19" w:author="A P Christensen" w:date="2018-03-04T07:47:00Z">
        <w:r w:rsidR="007C1222" w:rsidDel="000757B8">
          <w:delText xml:space="preserve"> towards</w:delText>
        </w:r>
        <w:r w:rsidR="00F166D9" w:rsidDel="000757B8">
          <w:delText xml:space="preserve"> </w:delText>
        </w:r>
      </w:del>
      <w:ins w:id="20" w:author="A P Christensen" w:date="2018-03-04T07:50:00Z">
        <w:r w:rsidR="000757B8">
          <w:t xml:space="preserve"> a </w:t>
        </w:r>
      </w:ins>
      <w:ins w:id="21" w:author="A P Christensen" w:date="2018-03-04T07:51:00Z">
        <w:r w:rsidR="000757B8">
          <w:t>multitude</w:t>
        </w:r>
      </w:ins>
      <w:ins w:id="22" w:author="A P Christensen" w:date="2018-03-04T07:50:00Z">
        <w:r w:rsidR="000757B8">
          <w:t xml:space="preserve"> of </w:t>
        </w:r>
      </w:ins>
      <w:ins w:id="23" w:author="A P Christensen" w:date="2018-03-04T07:51:00Z">
        <w:r w:rsidR="000757B8">
          <w:t>Openness-</w:t>
        </w:r>
      </w:ins>
      <w:ins w:id="24" w:author="A P Christensen" w:date="2018-03-04T07:50:00Z">
        <w:r w:rsidR="000757B8">
          <w:t>related</w:t>
        </w:r>
      </w:ins>
      <w:ins w:id="25" w:author="A P Christensen" w:date="2018-03-04T07:51:00Z">
        <w:r w:rsidR="000757B8">
          <w:t xml:space="preserve"> scales</w:t>
        </w:r>
        <w:r w:rsidR="0099330F">
          <w:t xml:space="preserve"> and</w:t>
        </w:r>
      </w:ins>
      <w:del w:id="26" w:author="A P Christensen" w:date="2018-03-04T07:53:00Z">
        <w:r w:rsidR="00F166D9" w:rsidDel="0099330F">
          <w:delText>designing</w:delText>
        </w:r>
      </w:del>
      <w:ins w:id="27" w:author="A P Christensen" w:date="2018-03-04T07:53:00Z">
        <w:r w:rsidR="0099330F">
          <w:t xml:space="preserve"> assembling</w:t>
        </w:r>
      </w:ins>
      <w:r w:rsidR="00F166D9">
        <w:t xml:space="preserve"> a</w:t>
      </w:r>
      <w:ins w:id="28" w:author="A P Christensen" w:date="2018-03-04T07:53:00Z">
        <w:r w:rsidR="0099330F">
          <w:t xml:space="preserve"> comprehensive</w:t>
        </w:r>
      </w:ins>
      <w:del w:id="29" w:author="A P Christensen" w:date="2018-03-04T07:53:00Z">
        <w:r w:rsidR="00F166D9" w:rsidDel="0099330F">
          <w:delText>n</w:delText>
        </w:r>
      </w:del>
      <w:r w:rsidR="00F166D9">
        <w:t xml:space="preserve"> inventory</w:t>
      </w:r>
      <w:del w:id="30" w:author="A P Christensen" w:date="2018-03-04T07:47:00Z">
        <w:r w:rsidR="00F166D9" w:rsidDel="000757B8">
          <w:delText xml:space="preserve"> that captures </w:delText>
        </w:r>
      </w:del>
      <w:del w:id="31" w:author="A P Christensen" w:date="2018-03-04T07:55:00Z">
        <w:r w:rsidR="00F166D9" w:rsidDel="0099330F">
          <w:delText>the essence of Connelly et al.’s (2014b) findings</w:delText>
        </w:r>
      </w:del>
      <w:r w:rsidR="00F166D9">
        <w:t xml:space="preserve">. </w:t>
      </w:r>
      <w:r w:rsidR="007C1222">
        <w:t>Prior to</w:t>
      </w:r>
      <w:r w:rsidR="00FA4470">
        <w:t xml:space="preserve"> </w:t>
      </w:r>
      <w:r w:rsidR="007C1222">
        <w:t xml:space="preserve">inventory construction, </w:t>
      </w:r>
      <w:r w:rsidR="0029657F">
        <w:t xml:space="preserve">Woo et al. (2014) synthesized </w:t>
      </w:r>
      <w:r w:rsidR="007C1222">
        <w:t xml:space="preserve">several </w:t>
      </w:r>
      <w:r w:rsidR="00ED0B94">
        <w:t xml:space="preserve">taxonomic approaches to inventory </w:t>
      </w:r>
      <w:r w:rsidR="007C1222">
        <w:t>development—questionnaire, lexical, and subject matter experts—to systematically organize their measurement model of Openness to Experience.</w:t>
      </w:r>
      <w:r w:rsidR="00D47463">
        <w:t xml:space="preserve"> They</w:t>
      </w:r>
      <w:r w:rsidR="003831F5">
        <w:t xml:space="preserve"> </w:t>
      </w:r>
      <w:r w:rsidR="00D47463">
        <w:t>used an</w:t>
      </w:r>
      <w:r w:rsidR="003831F5">
        <w:t xml:space="preserve"> </w:t>
      </w:r>
      <w:r w:rsidR="00FA4470">
        <w:t>exploratory factor analysis</w:t>
      </w:r>
      <w:r w:rsidR="0077185E">
        <w:t xml:space="preserve"> on</w:t>
      </w:r>
      <w:r w:rsidR="006F2A33">
        <w:t xml:space="preserve"> the existing facets of</w:t>
      </w:r>
      <w:r w:rsidR="0077185E">
        <w:t xml:space="preserve"> 36 Openness-r</w:t>
      </w:r>
      <w:r w:rsidR="00D47463">
        <w:t xml:space="preserve">elated scales </w:t>
      </w:r>
      <w:r w:rsidR="00FA4470">
        <w:t xml:space="preserve">to uncover </w:t>
      </w:r>
      <w:r w:rsidR="0077185E">
        <w:t>two aspects</w:t>
      </w:r>
      <w:r w:rsidR="001F2BB3">
        <w:t xml:space="preserve"> and </w:t>
      </w:r>
      <w:r w:rsidR="00FA4470">
        <w:t>six facets (Table 1)</w:t>
      </w:r>
      <w:r w:rsidR="0077185E">
        <w:t xml:space="preserve">. </w:t>
      </w:r>
      <w:r w:rsidR="006F2A33">
        <w:t>S</w:t>
      </w:r>
      <w:r w:rsidR="009631BE">
        <w:t>ubject matter experts</w:t>
      </w:r>
      <w:r w:rsidR="006F2A33">
        <w:t xml:space="preserve"> reviewed the content (i.e., original </w:t>
      </w:r>
      <w:r w:rsidR="00C05A6C">
        <w:t>facets and their items) of the</w:t>
      </w:r>
      <w:r w:rsidR="006F2A33">
        <w:t xml:space="preserve"> factor analysis identified facets to generate conceptual definitions for these six facets. From these conceptual definitions,</w:t>
      </w:r>
      <w:r w:rsidR="0077185E">
        <w:t xml:space="preserve"> a </w:t>
      </w:r>
      <w:r w:rsidR="00392990">
        <w:t>shortened inventory</w:t>
      </w:r>
      <w:r w:rsidR="009631BE">
        <w:t xml:space="preserve"> was developed that</w:t>
      </w:r>
      <w:r w:rsidR="0077185E">
        <w:t xml:space="preserve"> </w:t>
      </w:r>
      <w:r w:rsidR="00D733C5">
        <w:t xml:space="preserve">produced a </w:t>
      </w:r>
      <w:r w:rsidR="009631BE">
        <w:t>54-item Openness to Experience inventory</w:t>
      </w:r>
      <w:r w:rsidR="00F564B8">
        <w:t xml:space="preserve">, which was then </w:t>
      </w:r>
      <w:r w:rsidR="007C2D4D">
        <w:t xml:space="preserve">examined </w:t>
      </w:r>
      <w:r w:rsidR="00F564B8">
        <w:t>in</w:t>
      </w:r>
      <w:r w:rsidR="009631BE">
        <w:t xml:space="preserve"> cross-cultural sample</w:t>
      </w:r>
      <w:r w:rsidR="00392990">
        <w:t>s</w:t>
      </w:r>
      <w:r w:rsidR="009631BE">
        <w:t xml:space="preserve"> (Woo et al., 2014)</w:t>
      </w:r>
      <w:r w:rsidR="00FA4470">
        <w:t xml:space="preserve">. </w:t>
      </w:r>
      <w:r w:rsidR="00081013">
        <w:t>In drawing from other inventories, Woo et al. be</w:t>
      </w:r>
      <w:r w:rsidR="00D733C5">
        <w:t>gan to establish a more comprehensive</w:t>
      </w:r>
      <w:r w:rsidR="00081013">
        <w:t xml:space="preserve"> lower-order facet structure of Openness to Experience.</w:t>
      </w:r>
    </w:p>
    <w:bookmarkEnd w:id="11"/>
    <w:p w14:paraId="19E92304" w14:textId="76B69E41" w:rsidR="00C54FD9" w:rsidRDefault="00081013" w:rsidP="004F463C">
      <w:pPr>
        <w:widowControl w:val="0"/>
        <w:ind w:firstLine="720"/>
        <w:contextualSpacing/>
      </w:pPr>
      <w:r>
        <w:t>Connelly et al.’s and Woo et al.’s</w:t>
      </w:r>
      <w:r w:rsidR="00F564B8">
        <w:t xml:space="preserve"> work</w:t>
      </w:r>
      <w:r>
        <w:t>s</w:t>
      </w:r>
      <w:r w:rsidR="00F564B8">
        <w:t xml:space="preserve"> </w:t>
      </w:r>
      <w:r>
        <w:t xml:space="preserve">are </w:t>
      </w:r>
      <w:r w:rsidR="00F564B8">
        <w:t xml:space="preserve">the most extensive </w:t>
      </w:r>
      <w:r w:rsidR="00D67BEA">
        <w:t>evaluation</w:t>
      </w:r>
      <w:r>
        <w:t>s</w:t>
      </w:r>
      <w:r w:rsidR="00D67BEA">
        <w:t xml:space="preserve"> of </w:t>
      </w:r>
      <w:r w:rsidR="00F564B8">
        <w:t>Openness to Experience</w:t>
      </w:r>
      <w:r w:rsidR="00D67BEA">
        <w:t>’s</w:t>
      </w:r>
      <w:r w:rsidR="00F564B8">
        <w:t xml:space="preserve"> lower-order </w:t>
      </w:r>
      <w:r w:rsidR="006B4FBC">
        <w:t>t</w:t>
      </w:r>
      <w:r w:rsidR="00F564B8">
        <w:t xml:space="preserve">axonomy to date. Undoubtedly, the strength of their assessments was the </w:t>
      </w:r>
      <w:r w:rsidR="00BA4927">
        <w:t>sheer</w:t>
      </w:r>
      <w:r w:rsidR="00F564B8">
        <w:t xml:space="preserve"> number of facets that were investigated and synthesized. </w:t>
      </w:r>
      <w:r w:rsidR="00BA4927">
        <w:t xml:space="preserve">One </w:t>
      </w:r>
      <w:r w:rsidR="000A1B47">
        <w:t>limitation of this approach</w:t>
      </w:r>
      <w:r w:rsidR="00F564B8">
        <w:t xml:space="preserve">, however, </w:t>
      </w:r>
      <w:r w:rsidR="00BA4927">
        <w:t>i</w:t>
      </w:r>
      <w:r w:rsidR="00F564B8">
        <w:t>s that the theoretical interpretations</w:t>
      </w:r>
      <w:r w:rsidR="00D47463">
        <w:t xml:space="preserve"> of each inventory’s </w:t>
      </w:r>
      <w:r w:rsidR="00D733C5">
        <w:t>facets were taken at face value. F</w:t>
      </w:r>
      <w:r w:rsidR="00D265AF">
        <w:t>or example, Connelly and colleagues (2014b)</w:t>
      </w:r>
      <w:r w:rsidR="00F564B8">
        <w:t xml:space="preserve"> sorted the theoretical definitions of </w:t>
      </w:r>
      <w:r w:rsidR="00D67BEA">
        <w:t>each facet</w:t>
      </w:r>
      <w:r w:rsidR="00F564B8">
        <w:t xml:space="preserve"> into</w:t>
      </w:r>
      <w:r w:rsidR="00D67BEA">
        <w:t xml:space="preserve"> a conceptual category</w:t>
      </w:r>
      <w:r w:rsidR="00F564B8">
        <w:t>. Similarly,</w:t>
      </w:r>
      <w:r w:rsidR="00E91981">
        <w:t xml:space="preserve"> Woo et al. (2014) used facets</w:t>
      </w:r>
      <w:r w:rsidR="00D67BEA">
        <w:t xml:space="preserve">, rather than items, </w:t>
      </w:r>
      <w:r w:rsidR="00F564B8">
        <w:t>in their factor analyses</w:t>
      </w:r>
      <w:r w:rsidR="00C54FD9">
        <w:t xml:space="preserve"> </w:t>
      </w:r>
      <w:r w:rsidR="00CC18D3">
        <w:t>and subject matter experts</w:t>
      </w:r>
      <w:r w:rsidR="00C54FD9">
        <w:t xml:space="preserve"> </w:t>
      </w:r>
      <w:r w:rsidR="00CC18D3">
        <w:t>used</w:t>
      </w:r>
      <w:r w:rsidR="00C54FD9">
        <w:t xml:space="preserve"> </w:t>
      </w:r>
      <w:r w:rsidR="00CC18D3">
        <w:t>facet descriptions to select items</w:t>
      </w:r>
      <w:r w:rsidR="00C54FD9">
        <w:t xml:space="preserve"> rather than letting the items develop the facets themselves</w:t>
      </w:r>
      <w:r w:rsidR="00E91981">
        <w:t xml:space="preserve">. </w:t>
      </w:r>
      <w:r w:rsidR="00F173BD">
        <w:t>In this way, their assessments</w:t>
      </w:r>
      <w:r w:rsidR="00BB00CD">
        <w:t xml:space="preserve"> maintained</w:t>
      </w:r>
      <w:r w:rsidR="00F173BD">
        <w:t xml:space="preserve"> the</w:t>
      </w:r>
      <w:r w:rsidR="00E91981">
        <w:t xml:space="preserve"> </w:t>
      </w:r>
      <w:r w:rsidR="00F564B8">
        <w:t xml:space="preserve">assumption </w:t>
      </w:r>
      <w:r w:rsidR="00E91981">
        <w:t>that t</w:t>
      </w:r>
      <w:r w:rsidR="00F564B8">
        <w:t>he</w:t>
      </w:r>
      <w:r w:rsidR="00E91981">
        <w:t xml:space="preserve"> </w:t>
      </w:r>
      <w:r w:rsidR="00F564B8">
        <w:t>items</w:t>
      </w:r>
      <w:r w:rsidR="00D67BEA">
        <w:t xml:space="preserve"> in each </w:t>
      </w:r>
      <w:r w:rsidR="00E91981">
        <w:t>facet</w:t>
      </w:r>
      <w:r w:rsidR="00F564B8">
        <w:t xml:space="preserve"> unequivocally </w:t>
      </w:r>
      <w:r w:rsidR="00D47463">
        <w:t xml:space="preserve">represented </w:t>
      </w:r>
      <w:r w:rsidR="00E91981">
        <w:t>th</w:t>
      </w:r>
      <w:r w:rsidR="00D265AF">
        <w:t>eir respective</w:t>
      </w:r>
      <w:r w:rsidR="00E91981">
        <w:t xml:space="preserve"> </w:t>
      </w:r>
      <w:r w:rsidR="00F564B8">
        <w:t>facet</w:t>
      </w:r>
      <w:r w:rsidR="00624BD7">
        <w:t xml:space="preserve">. </w:t>
      </w:r>
      <w:r w:rsidR="005B7513">
        <w:t xml:space="preserve">This </w:t>
      </w:r>
      <w:r w:rsidR="005B7513">
        <w:lastRenderedPageBreak/>
        <w:t>assumption is practical because</w:t>
      </w:r>
      <w:r w:rsidR="000D5752">
        <w:t xml:space="preserve"> </w:t>
      </w:r>
      <w:r w:rsidR="00D733C5">
        <w:t>facets are designed and v</w:t>
      </w:r>
      <w:r w:rsidR="005B7513">
        <w:t>alidated</w:t>
      </w:r>
      <w:r w:rsidR="00D733C5">
        <w:t xml:space="preserve"> </w:t>
      </w:r>
      <w:r w:rsidR="005B7513">
        <w:t>based on high internal consistency</w:t>
      </w:r>
      <w:r w:rsidR="000A1B47">
        <w:t>; however, t</w:t>
      </w:r>
      <w:r w:rsidR="005B7513">
        <w:t>he assumption ignores</w:t>
      </w:r>
      <w:r w:rsidR="000D5752">
        <w:t xml:space="preserve"> the underlying covariance between </w:t>
      </w:r>
      <w:r w:rsidR="005B7513">
        <w:t xml:space="preserve">items </w:t>
      </w:r>
      <w:r w:rsidR="00F55BEE">
        <w:t xml:space="preserve">from </w:t>
      </w:r>
      <w:r w:rsidR="00D733C5">
        <w:t xml:space="preserve">other </w:t>
      </w:r>
      <w:r w:rsidR="00F55BEE">
        <w:t xml:space="preserve">facets </w:t>
      </w:r>
      <w:r w:rsidR="005B7513">
        <w:t>that</w:t>
      </w:r>
      <w:r w:rsidR="000D5752">
        <w:t xml:space="preserve"> </w:t>
      </w:r>
      <w:r w:rsidR="0089090D">
        <w:t xml:space="preserve">may </w:t>
      </w:r>
      <w:r w:rsidR="000D5752">
        <w:t xml:space="preserve">form new, alternative </w:t>
      </w:r>
      <w:r w:rsidR="005B7513">
        <w:t>facet</w:t>
      </w:r>
      <w:r w:rsidR="0089090D">
        <w:t>s</w:t>
      </w:r>
      <w:r w:rsidR="00C54FD9">
        <w:t xml:space="preserve">. Thus, by examining the </w:t>
      </w:r>
      <w:del w:id="32" w:author="A P Christensen" w:date="2018-03-07T09:55:00Z">
        <w:r w:rsidR="00C54FD9" w:rsidDel="00F003FE">
          <w:delText xml:space="preserve">lower-order </w:delText>
        </w:r>
      </w:del>
      <w:r w:rsidR="00C54FD9">
        <w:t xml:space="preserve">facet structure at the facet-level, the </w:t>
      </w:r>
      <w:r w:rsidR="00A55C6B">
        <w:t xml:space="preserve">rich </w:t>
      </w:r>
      <w:r w:rsidR="00C54FD9">
        <w:t>item-</w:t>
      </w:r>
      <w:r w:rsidR="00A55C6B">
        <w:t xml:space="preserve">level </w:t>
      </w:r>
      <w:r w:rsidR="00FF7AD6">
        <w:t>relationships</w:t>
      </w:r>
      <w:r w:rsidR="00A55C6B">
        <w:t xml:space="preserve"> across all the inventories </w:t>
      </w:r>
      <w:r w:rsidR="00090E40">
        <w:t>w</w:t>
      </w:r>
      <w:r w:rsidR="00517606">
        <w:t xml:space="preserve">ere </w:t>
      </w:r>
      <w:r w:rsidR="00C54FD9">
        <w:t>obscured.</w:t>
      </w:r>
    </w:p>
    <w:p w14:paraId="55FAF91A" w14:textId="463BCD80" w:rsidR="00DA43EB" w:rsidRPr="00B103E1" w:rsidRDefault="00427CE0" w:rsidP="004F463C">
      <w:pPr>
        <w:widowControl w:val="0"/>
        <w:ind w:firstLine="720"/>
        <w:contextualSpacing/>
      </w:pPr>
      <w:r>
        <w:t>To examine</w:t>
      </w:r>
      <w:r w:rsidR="00F50644">
        <w:t xml:space="preserve"> the</w:t>
      </w:r>
      <w:r w:rsidR="00630922">
        <w:t xml:space="preserve"> </w:t>
      </w:r>
      <w:r>
        <w:t>item</w:t>
      </w:r>
      <w:r w:rsidR="00FF7AD6">
        <w:t xml:space="preserve">-level relations </w:t>
      </w:r>
      <w:r w:rsidR="00F50644">
        <w:t>between different Openness to Experience inventories</w:t>
      </w:r>
      <w:r>
        <w:t xml:space="preserve">, we </w:t>
      </w:r>
      <w:r w:rsidR="00630922">
        <w:t>used</w:t>
      </w:r>
      <w:r>
        <w:t xml:space="preserve"> the network approach</w:t>
      </w:r>
      <w:r w:rsidR="00630922">
        <w:t>,</w:t>
      </w:r>
      <w:r>
        <w:t xml:space="preserve"> </w:t>
      </w:r>
      <w:r w:rsidR="00630922">
        <w:t>which</w:t>
      </w:r>
      <w:r w:rsidR="00C82A8C">
        <w:t xml:space="preserve"> </w:t>
      </w:r>
      <w:r>
        <w:t>allows items to covary</w:t>
      </w:r>
      <w:r w:rsidR="00B103E1">
        <w:t xml:space="preserve"> with one another</w:t>
      </w:r>
      <w:r w:rsidR="00C54FD9">
        <w:t xml:space="preserve"> and emergent facet categorizations to arise</w:t>
      </w:r>
      <w:r w:rsidR="00630922">
        <w:t>.</w:t>
      </w:r>
      <w:r w:rsidR="00B103E1">
        <w:t xml:space="preserve"> </w:t>
      </w:r>
      <w:r w:rsidR="00F50644">
        <w:t>The network</w:t>
      </w:r>
      <w:r w:rsidR="006560A8">
        <w:t xml:space="preserve"> approach can be</w:t>
      </w:r>
      <w:r w:rsidR="007E4539">
        <w:t xml:space="preserve"> similar to a</w:t>
      </w:r>
      <w:r w:rsidR="00D733C5">
        <w:t>n exploratory factor analysis;</w:t>
      </w:r>
      <w:r w:rsidR="00F50644">
        <w:t xml:space="preserve"> however, it</w:t>
      </w:r>
      <w:r w:rsidR="007E4539">
        <w:t xml:space="preserve"> provides a graphical representation that </w:t>
      </w:r>
      <w:r w:rsidR="00574229">
        <w:t>allow</w:t>
      </w:r>
      <w:r w:rsidR="007E4539">
        <w:t>s</w:t>
      </w:r>
      <w:r>
        <w:t xml:space="preserve"> a visual mapping of h</w:t>
      </w:r>
      <w:r w:rsidR="007E4539">
        <w:t xml:space="preserve">ow items relate to one another. Therefore, the network approach </w:t>
      </w:r>
      <w:r w:rsidR="00DE3A28">
        <w:t xml:space="preserve">can </w:t>
      </w:r>
      <w:r w:rsidR="007E4539">
        <w:t xml:space="preserve">offer </w:t>
      </w:r>
      <w:r w:rsidR="00DE3A28">
        <w:t xml:space="preserve">cleaner distinctions </w:t>
      </w:r>
      <w:r w:rsidR="007E4539">
        <w:t xml:space="preserve">of </w:t>
      </w:r>
      <w:r w:rsidR="00DE3A28">
        <w:t>item classification</w:t>
      </w:r>
      <w:r w:rsidR="007E4539">
        <w:t xml:space="preserve"> </w:t>
      </w:r>
      <w:r w:rsidR="00DE3A28">
        <w:t xml:space="preserve">as opposed to deciphering component loadings, </w:t>
      </w:r>
      <w:r w:rsidR="006B4FBC">
        <w:t>which often</w:t>
      </w:r>
      <w:r w:rsidR="00AF0A79">
        <w:t xml:space="preserve"> </w:t>
      </w:r>
      <w:r w:rsidR="006B4FBC">
        <w:t xml:space="preserve">have </w:t>
      </w:r>
      <w:r w:rsidR="007E4539">
        <w:t>complicated</w:t>
      </w:r>
      <w:r w:rsidR="00AF0A79">
        <w:t xml:space="preserve"> interpret</w:t>
      </w:r>
      <w:r w:rsidR="006B4FBC">
        <w:t>ations</w:t>
      </w:r>
      <w:r w:rsidR="00AF0A79">
        <w:t xml:space="preserve">. </w:t>
      </w:r>
      <w:r w:rsidR="007E4539">
        <w:t>Moreover, the gra</w:t>
      </w:r>
      <w:r w:rsidR="00BA3547">
        <w:t>phical representation permits a</w:t>
      </w:r>
      <w:r w:rsidR="006F7FC7">
        <w:t>n</w:t>
      </w:r>
      <w:r w:rsidR="007E4539">
        <w:t xml:space="preserve"> </w:t>
      </w:r>
      <w:r w:rsidR="006F7FC7">
        <w:t>illustration</w:t>
      </w:r>
      <w:r w:rsidR="007E4539">
        <w:t xml:space="preserve"> of</w:t>
      </w:r>
      <w:r>
        <w:t xml:space="preserve"> each inventory’s </w:t>
      </w:r>
      <w:r w:rsidR="00574229">
        <w:t xml:space="preserve">conceptual </w:t>
      </w:r>
      <w:r>
        <w:t>coverage of the O</w:t>
      </w:r>
      <w:r w:rsidR="00DE3A28">
        <w:t xml:space="preserve">penness to Experience construct by depicting where </w:t>
      </w:r>
      <w:r w:rsidR="00BA3547">
        <w:t>their</w:t>
      </w:r>
      <w:r w:rsidR="00AF0A79">
        <w:t xml:space="preserve"> </w:t>
      </w:r>
      <w:r w:rsidR="005F5D2E">
        <w:t>items appear in relation to items of other inventories</w:t>
      </w:r>
      <w:r w:rsidR="00DE3A28">
        <w:t>.</w:t>
      </w:r>
    </w:p>
    <w:p w14:paraId="18334885" w14:textId="77777777" w:rsidR="005C5EAD" w:rsidRPr="005C5EAD" w:rsidRDefault="005C5EAD" w:rsidP="004F463C">
      <w:pPr>
        <w:widowControl w:val="0"/>
        <w:contextualSpacing/>
        <w:jc w:val="center"/>
        <w:rPr>
          <w:b/>
        </w:rPr>
      </w:pPr>
      <w:r>
        <w:rPr>
          <w:b/>
        </w:rPr>
        <w:t>Psychometric Network Analysis</w:t>
      </w:r>
    </w:p>
    <w:p w14:paraId="0271C347" w14:textId="7130BC66" w:rsidR="001B5C31" w:rsidRDefault="00C34EE9" w:rsidP="004F463C">
      <w:pPr>
        <w:widowControl w:val="0"/>
        <w:ind w:firstLine="720"/>
        <w:contextualSpacing/>
      </w:pPr>
      <w:r>
        <w:t>Network analysis has become an increas</w:t>
      </w:r>
      <w:r w:rsidR="009E7D88">
        <w:t xml:space="preserve">ingly popular approach to understand </w:t>
      </w:r>
      <w:r>
        <w:t xml:space="preserve">psychopathology and personality phenomena. The network approach </w:t>
      </w:r>
      <w:r w:rsidR="003B5541">
        <w:t xml:space="preserve">treats </w:t>
      </w:r>
      <w:r>
        <w:t xml:space="preserve">personality traits as complex systems </w:t>
      </w:r>
      <w:r w:rsidR="003B5541">
        <w:t xml:space="preserve">and </w:t>
      </w:r>
      <w:r>
        <w:t>items as interacting elements that form emergent properties such as facets and traits (Costantini et al., 2015, 2017; Cramer et al., 2012; Mõttus &amp; Allerhand, in press)</w:t>
      </w:r>
      <w:r w:rsidR="00AF0A79">
        <w:t xml:space="preserve">. </w:t>
      </w:r>
      <w:r w:rsidR="00914600">
        <w:t xml:space="preserve">In our network, Openness to Experience items will be represented by nodes and their relationships (i.e., correlations between two items) will be represented by edges. From the network perspective, personality traits emerge from the relations that exist between variables (e.g., items; Cramer et al., 2012). </w:t>
      </w:r>
      <w:r w:rsidR="000943B5">
        <w:t>Thus</w:t>
      </w:r>
      <w:r w:rsidR="00107A6F">
        <w:t>, personality variables are not exchangeable</w:t>
      </w:r>
      <w:r w:rsidR="00827397">
        <w:t>—</w:t>
      </w:r>
      <w:r w:rsidR="00107A6F">
        <w:t>what you measure matters</w:t>
      </w:r>
      <w:r w:rsidR="00827397">
        <w:t>. One</w:t>
      </w:r>
      <w:r w:rsidR="007669C3">
        <w:t xml:space="preserve"> item </w:t>
      </w:r>
      <w:r w:rsidR="00107A6F">
        <w:t xml:space="preserve">cannot be equally exchanged </w:t>
      </w:r>
      <w:r w:rsidR="007669C3">
        <w:t>for another item</w:t>
      </w:r>
      <w:r w:rsidR="00827397">
        <w:t xml:space="preserve"> because the content and </w:t>
      </w:r>
      <w:r w:rsidR="00827397">
        <w:lastRenderedPageBreak/>
        <w:t>interpretation of each item is likely to mean different things</w:t>
      </w:r>
      <w:ins w:id="33" w:author="A P Christensen" w:date="2018-03-07T09:58:00Z">
        <w:r w:rsidR="00F003FE">
          <w:t>. Thus, n</w:t>
        </w:r>
      </w:ins>
      <w:r w:rsidR="006F2A33">
        <w:t>etworks are what you put into them.</w:t>
      </w:r>
    </w:p>
    <w:p w14:paraId="4EADDFC6" w14:textId="6A18F07A" w:rsidR="0027370D" w:rsidRDefault="00517606" w:rsidP="004F463C">
      <w:pPr>
        <w:widowControl w:val="0"/>
        <w:ind w:firstLine="720"/>
        <w:contextualSpacing/>
      </w:pPr>
      <w:r>
        <w:t>Consistent</w:t>
      </w:r>
      <w:r w:rsidR="00630922">
        <w:t xml:space="preserve"> with </w:t>
      </w:r>
      <w:r w:rsidR="000943B5">
        <w:t>this</w:t>
      </w:r>
      <w:r w:rsidR="00630922">
        <w:t xml:space="preserve"> perspective, we</w:t>
      </w:r>
      <w:r w:rsidR="00284307">
        <w:t xml:space="preserve"> suggest that Openness to Experience is measured differently depending upon which inventory is being used. Moreover, we adopt the view that personality items are valuable </w:t>
      </w:r>
      <w:r w:rsidR="00F42A29">
        <w:t xml:space="preserve">and informative </w:t>
      </w:r>
      <w:r w:rsidR="00284307">
        <w:t>in their own right</w:t>
      </w:r>
      <w:r w:rsidR="007669C3">
        <w:t>—</w:t>
      </w:r>
      <w:r w:rsidR="005F5D2E">
        <w:t xml:space="preserve">that is, </w:t>
      </w:r>
      <w:r w:rsidR="007669C3">
        <w:t>they are</w:t>
      </w:r>
      <w:r w:rsidR="002B6E60">
        <w:t xml:space="preserve"> differentially</w:t>
      </w:r>
      <w:r w:rsidR="007669C3">
        <w:t xml:space="preserve"> related to </w:t>
      </w:r>
      <w:r w:rsidR="00F872F5">
        <w:t>affective, behavioral, and cognitive</w:t>
      </w:r>
      <w:r w:rsidR="007669C3">
        <w:t xml:space="preserve"> outcomes</w:t>
      </w:r>
      <w:r w:rsidR="00284307">
        <w:t xml:space="preserve"> (McCrae, 2015; M</w:t>
      </w:r>
      <w:r w:rsidR="00284307" w:rsidRPr="001B5C31">
        <w:t>õ</w:t>
      </w:r>
      <w:r w:rsidR="00284307">
        <w:t xml:space="preserve">ttus, 2016). Therefore, exchanging a facet or </w:t>
      </w:r>
      <w:r w:rsidR="00000BDC">
        <w:t xml:space="preserve">item </w:t>
      </w:r>
      <w:r w:rsidR="00284307">
        <w:t>for anoth</w:t>
      </w:r>
      <w:r w:rsidR="005F5D2E">
        <w:t xml:space="preserve">er </w:t>
      </w:r>
      <w:r w:rsidR="00F42A29">
        <w:t xml:space="preserve">could </w:t>
      </w:r>
      <w:r w:rsidR="005F5D2E">
        <w:t xml:space="preserve">alter the conceptualization of the construct and </w:t>
      </w:r>
      <w:r w:rsidR="00284307">
        <w:t xml:space="preserve">its relations to other </w:t>
      </w:r>
      <w:r w:rsidR="00000BDC">
        <w:t>items</w:t>
      </w:r>
      <w:r w:rsidR="00284307">
        <w:t>, facets,</w:t>
      </w:r>
      <w:r w:rsidR="005F5D2E">
        <w:t xml:space="preserve"> and</w:t>
      </w:r>
      <w:r w:rsidR="00284307">
        <w:t xml:space="preserve"> outcomes. In this way, the </w:t>
      </w:r>
      <w:r w:rsidR="00000BDC">
        <w:t xml:space="preserve">different </w:t>
      </w:r>
      <w:r w:rsidR="00284307">
        <w:t>items and facets</w:t>
      </w:r>
      <w:r w:rsidR="002B6E60">
        <w:t xml:space="preserve"> i</w:t>
      </w:r>
      <w:r w:rsidR="00000BDC">
        <w:t>n</w:t>
      </w:r>
      <w:r w:rsidR="00284307">
        <w:t xml:space="preserve"> each inventory </w:t>
      </w:r>
      <w:r w:rsidR="007669C3">
        <w:t>introduce inconsistencies</w:t>
      </w:r>
      <w:r w:rsidR="00000BDC">
        <w:t xml:space="preserve"> in how </w:t>
      </w:r>
      <w:r w:rsidR="00284307">
        <w:t>Openness to Experience is conceptual</w:t>
      </w:r>
      <w:r w:rsidR="002B6E60">
        <w:t>ized, and ultimately, these differences</w:t>
      </w:r>
      <w:r w:rsidR="00000BDC">
        <w:t xml:space="preserve"> </w:t>
      </w:r>
      <w:r w:rsidR="007669C3">
        <w:t>lead to</w:t>
      </w:r>
      <w:r w:rsidR="00000BDC">
        <w:t xml:space="preserve"> </w:t>
      </w:r>
      <w:r w:rsidR="007669C3">
        <w:t>variation in Openness to Experience’s</w:t>
      </w:r>
      <w:r w:rsidR="00000BDC">
        <w:t xml:space="preserve"> relationships </w:t>
      </w:r>
      <w:r w:rsidR="007669C3">
        <w:t>with</w:t>
      </w:r>
      <w:r w:rsidR="00000BDC">
        <w:t xml:space="preserve"> outcomes.</w:t>
      </w:r>
      <w:r w:rsidR="00284307">
        <w:t xml:space="preserve"> </w:t>
      </w:r>
      <w:r w:rsidR="009C4D56">
        <w:t xml:space="preserve">For example, </w:t>
      </w:r>
      <w:r w:rsidR="005F5D2E">
        <w:t>the Intellect aspect of the</w:t>
      </w:r>
      <w:r w:rsidR="008D6DC6">
        <w:t xml:space="preserve"> Big Five Aspects Scales (BFAS)</w:t>
      </w:r>
      <w:r w:rsidR="005F5D2E">
        <w:t xml:space="preserve"> Openness to Experience inventory consistently shows moderately positive relations </w:t>
      </w:r>
      <w:r w:rsidR="00BA3547">
        <w:t xml:space="preserve">to working memory </w:t>
      </w:r>
      <w:r w:rsidR="005F5D2E">
        <w:t>(DeYou</w:t>
      </w:r>
      <w:r w:rsidR="0020552E">
        <w:t>ng et al., 2009; Kaufman et al.,</w:t>
      </w:r>
      <w:r w:rsidR="005F5D2E">
        <w:t xml:space="preserve"> 201</w:t>
      </w:r>
      <w:r w:rsidR="0020552E">
        <w:t>0</w:t>
      </w:r>
      <w:r w:rsidR="005F5D2E">
        <w:t xml:space="preserve">). Meanwhile, </w:t>
      </w:r>
      <w:r w:rsidR="009C4D56">
        <w:t>w</w:t>
      </w:r>
      <w:r w:rsidR="00284307">
        <w:t>orking memory has shown weak rela</w:t>
      </w:r>
      <w:r w:rsidR="00AA1FD7">
        <w:t>tions</w:t>
      </w:r>
      <w:r w:rsidR="00284307">
        <w:t xml:space="preserve"> (both positive and negative) to the</w:t>
      </w:r>
      <w:r w:rsidR="00AA1FD7">
        <w:t xml:space="preserve"> Ideas facet</w:t>
      </w:r>
      <w:r w:rsidR="002B6E60">
        <w:t xml:space="preserve"> (</w:t>
      </w:r>
      <w:r w:rsidR="005F5D2E">
        <w:t>associated with BFAS’s</w:t>
      </w:r>
      <w:r w:rsidR="002B6E60">
        <w:t xml:space="preserve"> Intellect aspect) </w:t>
      </w:r>
      <w:r w:rsidR="00AA1FD7">
        <w:t>of the</w:t>
      </w:r>
      <w:r w:rsidR="006F5A35">
        <w:t xml:space="preserve"> NEO</w:t>
      </w:r>
      <w:r w:rsidR="00284307">
        <w:t xml:space="preserve"> Openness to Experience inventory</w:t>
      </w:r>
      <w:r w:rsidR="00AA1FD7">
        <w:t xml:space="preserve"> </w:t>
      </w:r>
      <w:r w:rsidR="00284307">
        <w:t>(DeYoung et al.</w:t>
      </w:r>
      <w:r w:rsidR="007669C3">
        <w:t>, 20</w:t>
      </w:r>
      <w:r w:rsidR="005F5D2E">
        <w:t xml:space="preserve">09; Smeekens et al., 2016). </w:t>
      </w:r>
      <w:r w:rsidR="005D5AA0">
        <w:t xml:space="preserve">The network approach offers a way to clarify </w:t>
      </w:r>
      <w:r w:rsidR="002B6E60">
        <w:t xml:space="preserve">these conflicting </w:t>
      </w:r>
      <w:r w:rsidR="005D5AA0">
        <w:t xml:space="preserve">findings by identifying conceptual </w:t>
      </w:r>
      <w:r w:rsidR="002B6E60">
        <w:t xml:space="preserve">similarities and </w:t>
      </w:r>
      <w:r w:rsidR="005D5AA0">
        <w:t>differences between</w:t>
      </w:r>
      <w:r w:rsidR="005F5D2E">
        <w:t xml:space="preserve"> these</w:t>
      </w:r>
      <w:r w:rsidR="005D5AA0">
        <w:t xml:space="preserve"> inventories.</w:t>
      </w:r>
    </w:p>
    <w:p w14:paraId="5C34E141" w14:textId="6C616ADB" w:rsidR="009B1CFB" w:rsidRPr="00317C72" w:rsidRDefault="009B1CFB" w:rsidP="00317C72">
      <w:pPr>
        <w:widowControl w:val="0"/>
        <w:contextualSpacing/>
        <w:jc w:val="center"/>
        <w:rPr>
          <w:b/>
        </w:rPr>
      </w:pPr>
      <w:bookmarkStart w:id="34" w:name="_Hlk505889025"/>
      <w:r>
        <w:rPr>
          <w:b/>
        </w:rPr>
        <w:t>Psychometric Network Filtering</w:t>
      </w:r>
    </w:p>
    <w:p w14:paraId="480618D0" w14:textId="19C1752A" w:rsidR="0034675A" w:rsidRDefault="0034675A" w:rsidP="004F463C">
      <w:pPr>
        <w:widowControl w:val="0"/>
        <w:ind w:firstLine="720"/>
        <w:contextualSpacing/>
      </w:pPr>
      <w:bookmarkStart w:id="35" w:name="_Hlk505763617"/>
      <w:r>
        <w:t xml:space="preserve">One key way our network approach differs from previous practices is the way in which we filter the network. Network filtering is an important part of network analysis because it determines the connections and structure of the network. Filtering is necessary to remove spurious connections in the network (i.e., multiple comparisons problem), obtain a parsimonious model, and increase interpretability. </w:t>
      </w:r>
      <w:r w:rsidR="001064E4">
        <w:t>In the</w:t>
      </w:r>
      <w:r w:rsidR="0066487C">
        <w:t xml:space="preserve"> psychological</w:t>
      </w:r>
      <w:r w:rsidR="001064E4">
        <w:t xml:space="preserve"> literature, t</w:t>
      </w:r>
      <w:r w:rsidR="00EA5A75">
        <w:t>he standard approach for</w:t>
      </w:r>
      <w:r w:rsidR="0066487C">
        <w:t xml:space="preserve"> </w:t>
      </w:r>
      <w:r w:rsidR="0066487C">
        <w:lastRenderedPageBreak/>
        <w:t xml:space="preserve">filtering </w:t>
      </w:r>
      <w:r w:rsidR="00EA5A75">
        <w:t>networks has been the l</w:t>
      </w:r>
      <w:r>
        <w:t xml:space="preserve">east </w:t>
      </w:r>
      <w:r w:rsidR="00EA5A75">
        <w:t>a</w:t>
      </w:r>
      <w:r>
        <w:t xml:space="preserve">bsolute </w:t>
      </w:r>
      <w:r w:rsidR="00EA5A75">
        <w:t>s</w:t>
      </w:r>
      <w:r>
        <w:t xml:space="preserve">hrinkage and selection </w:t>
      </w:r>
      <w:r w:rsidR="00EA5A75">
        <w:t>o</w:t>
      </w:r>
      <w:r>
        <w:t>perator</w:t>
      </w:r>
      <w:r w:rsidR="00EA5A75">
        <w:t xml:space="preserve"> </w:t>
      </w:r>
      <w:r>
        <w:t xml:space="preserve">(lasso) </w:t>
      </w:r>
      <w:r w:rsidR="00EA5A75">
        <w:t>approach (</w:t>
      </w:r>
      <w:r w:rsidR="00345F63">
        <w:t>Epskamp &amp; Fried, 2018</w:t>
      </w:r>
      <w:r w:rsidR="0091599B">
        <w:t xml:space="preserve">; </w:t>
      </w:r>
      <w:r w:rsidR="00EA5A75">
        <w:t>van Borkulo et al., 2014).</w:t>
      </w:r>
    </w:p>
    <w:p w14:paraId="231B35D2" w14:textId="2D84AB13" w:rsidR="00EA5A75" w:rsidRPr="0034675A" w:rsidRDefault="0034675A" w:rsidP="004F463C">
      <w:pPr>
        <w:widowControl w:val="0"/>
        <w:ind w:firstLine="720"/>
        <w:contextualSpacing/>
      </w:pPr>
      <w:bookmarkStart w:id="36" w:name="_Hlk505763461"/>
      <w:bookmarkEnd w:id="35"/>
      <w:r>
        <w:t>The lasso approach filters the network by penalizing the inverse covariance matrix, which displays information about the partial correlations between two variables given all other variable</w:t>
      </w:r>
      <w:r w:rsidR="00480A73">
        <w:t>s in the model</w:t>
      </w:r>
      <w:r w:rsidR="00CE6764">
        <w:t xml:space="preserve"> (a value of zero </w:t>
      </w:r>
      <w:r w:rsidR="00B00D5D">
        <w:t xml:space="preserve">between two variables </w:t>
      </w:r>
      <w:r w:rsidR="00CE6764">
        <w:t>signifies conditional independence</w:t>
      </w:r>
      <w:r w:rsidR="00B00D5D">
        <w:t>)</w:t>
      </w:r>
      <w:r>
        <w:t xml:space="preserve">. The penalizing term, called the </w:t>
      </w:r>
      <w:r>
        <w:rPr>
          <w:i/>
        </w:rPr>
        <w:t>hyperparameter</w:t>
      </w:r>
      <w:r>
        <w:t xml:space="preserve">, is used in the Extended Bayesian Information Criterion (EBIC; Chen &amp; Chen, 2008), which is used to optimize model selection (Epskamp, 2016; Foygel &amp; Drton, 2010). </w:t>
      </w:r>
      <w:r w:rsidR="005F13B5">
        <w:t xml:space="preserve">This penalty </w:t>
      </w:r>
      <w:r w:rsidR="00332BCE">
        <w:t xml:space="preserve">parameter </w:t>
      </w:r>
      <w:r w:rsidR="005F13B5">
        <w:t xml:space="preserve">shrinks coefficients in the inverse covariance matrix, with some going to zero, </w:t>
      </w:r>
      <w:r w:rsidR="00B00D5D">
        <w:t>implying</w:t>
      </w:r>
      <w:r w:rsidR="005F13B5">
        <w:t xml:space="preserve"> conditional independence</w:t>
      </w:r>
      <w:r w:rsidR="006F2A33">
        <w:t xml:space="preserve"> (if variables are related, then they are uniquely related, controlling all for other variables) </w:t>
      </w:r>
      <w:r w:rsidR="005F13B5">
        <w:t>and creating a sparse model. Although the lasso approach is the current state-of-the-art, there are some limitations</w:t>
      </w:r>
      <w:r w:rsidR="004306F7">
        <w:t xml:space="preserve"> (Christensen et al., </w:t>
      </w:r>
      <w:del w:id="37" w:author="A P Christensen" w:date="2018-03-06T13:19:00Z">
        <w:r w:rsidR="004306F7" w:rsidDel="00E86EA2">
          <w:delText>under review</w:delText>
        </w:r>
      </w:del>
      <w:ins w:id="38" w:author="A P Christensen" w:date="2018-03-06T13:19:00Z">
        <w:r w:rsidR="00E86EA2">
          <w:t>2018</w:t>
        </w:r>
      </w:ins>
      <w:r w:rsidR="004306F7">
        <w:t>)</w:t>
      </w:r>
      <w:r w:rsidR="005F13B5">
        <w:t xml:space="preserve">. </w:t>
      </w:r>
      <w:bookmarkEnd w:id="36"/>
      <w:r w:rsidR="00976147">
        <w:t xml:space="preserve">The direct penalization to the inverse covariance matrix, for example, isolates the unique </w:t>
      </w:r>
      <w:r w:rsidR="00661853">
        <w:t xml:space="preserve">covariation between variables but </w:t>
      </w:r>
      <w:r w:rsidR="0066487C">
        <w:t>removes</w:t>
      </w:r>
      <w:r w:rsidR="00976147">
        <w:t xml:space="preserve"> common covariance</w:t>
      </w:r>
      <w:r w:rsidR="00065B25">
        <w:t xml:space="preserve"> that is typically</w:t>
      </w:r>
      <w:r w:rsidR="00976147">
        <w:t xml:space="preserve"> considered in latent variable and factor analysis models</w:t>
      </w:r>
      <w:ins w:id="39" w:author="A P Christensen" w:date="2018-03-04T09:19:00Z">
        <w:r w:rsidR="00481770">
          <w:t xml:space="preserve"> (but see </w:t>
        </w:r>
      </w:ins>
      <w:ins w:id="40" w:author="A P Christensen" w:date="2018-03-04T09:20:00Z">
        <w:r w:rsidR="00481770">
          <w:t>Golino &amp; Demetriou, 2017</w:t>
        </w:r>
      </w:ins>
      <w:ins w:id="41" w:author="A P Christensen" w:date="2018-03-06T13:13:00Z">
        <w:r w:rsidR="00E86EA2">
          <w:t xml:space="preserve">; </w:t>
        </w:r>
      </w:ins>
      <w:ins w:id="42" w:author="A P Christensen" w:date="2018-03-04T09:19:00Z">
        <w:r w:rsidR="00481770">
          <w:t>Golino &amp; Epskamp, 2017)</w:t>
        </w:r>
      </w:ins>
      <w:r w:rsidR="00976147">
        <w:t>.</w:t>
      </w:r>
      <w:del w:id="43" w:author="A P Christensen" w:date="2018-03-04T09:19:00Z">
        <w:r w:rsidR="00976147" w:rsidDel="00481770">
          <w:delText xml:space="preserve"> </w:delText>
        </w:r>
        <w:r w:rsidR="00065B25" w:rsidDel="00481770">
          <w:delText>Thus, although c</w:delText>
        </w:r>
        <w:r w:rsidR="00976147" w:rsidDel="00481770">
          <w:delText>onditional independence is gained</w:delText>
        </w:r>
        <w:r w:rsidR="00065B25" w:rsidDel="00481770">
          <w:delText xml:space="preserve">, </w:delText>
        </w:r>
        <w:r w:rsidR="00B95F2B" w:rsidDel="00481770">
          <w:delText xml:space="preserve">the common covariance </w:delText>
        </w:r>
        <w:r w:rsidR="00976147" w:rsidDel="00481770">
          <w:delText xml:space="preserve">is </w:delText>
        </w:r>
        <w:r w:rsidR="00616127" w:rsidDel="00481770">
          <w:delText>removed</w:delText>
        </w:r>
        <w:r w:rsidR="00B95F2B" w:rsidDel="00481770">
          <w:delText>, which</w:delText>
        </w:r>
        <w:r w:rsidR="00065B25" w:rsidDel="00481770">
          <w:delText xml:space="preserve"> has the potential to</w:delText>
        </w:r>
        <w:r w:rsidR="00616127" w:rsidDel="00481770">
          <w:delText xml:space="preserve"> ignore </w:delText>
        </w:r>
        <w:r w:rsidR="00976147" w:rsidDel="00481770">
          <w:delText xml:space="preserve">the hierarchical structure that is inherent in the personality </w:delText>
        </w:r>
        <w:r w:rsidR="00065B25" w:rsidDel="00481770">
          <w:delText>inventories</w:delText>
        </w:r>
        <w:r w:rsidR="00976147" w:rsidDel="00481770">
          <w:delText>.</w:delText>
        </w:r>
      </w:del>
    </w:p>
    <w:p w14:paraId="57F77F8A" w14:textId="563E29DD" w:rsidR="00875551" w:rsidRDefault="009B1CFB" w:rsidP="004F463C">
      <w:pPr>
        <w:widowControl w:val="0"/>
        <w:ind w:firstLine="720"/>
        <w:contextualSpacing/>
      </w:pPr>
      <w:r>
        <w:t xml:space="preserve">Instead of the lasso approach, we </w:t>
      </w:r>
      <w:r w:rsidR="00B00D5D">
        <w:t xml:space="preserve">used </w:t>
      </w:r>
      <w:r>
        <w:t>t</w:t>
      </w:r>
      <w:r w:rsidR="00B5046C">
        <w:t xml:space="preserve">he </w:t>
      </w:r>
      <w:r w:rsidR="000943B5">
        <w:t>Information Filtering Networks (</w:t>
      </w:r>
      <w:r w:rsidR="00B5046C">
        <w:t>IFN</w:t>
      </w:r>
      <w:r w:rsidR="000943B5">
        <w:t xml:space="preserve">; Barfuss et al., 2016; Christensen et al., </w:t>
      </w:r>
      <w:del w:id="44" w:author="A P Christensen" w:date="2018-03-06T13:19:00Z">
        <w:r w:rsidR="000943B5" w:rsidDel="00E86EA2">
          <w:delText>under review</w:delText>
        </w:r>
      </w:del>
      <w:ins w:id="45" w:author="A P Christensen" w:date="2018-03-06T13:19:00Z">
        <w:r w:rsidR="00E86EA2">
          <w:t>2018</w:t>
        </w:r>
      </w:ins>
      <w:r w:rsidR="000943B5">
        <w:t>)</w:t>
      </w:r>
      <w:r w:rsidR="00B5046C">
        <w:t xml:space="preserve"> approach</w:t>
      </w:r>
      <w:r>
        <w:t>, which</w:t>
      </w:r>
      <w:r w:rsidR="008333AE">
        <w:t xml:space="preserve"> </w:t>
      </w:r>
      <w:r w:rsidR="00AD043E">
        <w:t xml:space="preserve">applies </w:t>
      </w:r>
      <w:r w:rsidR="007F2185">
        <w:t>a topological (structural) constr</w:t>
      </w:r>
      <w:r w:rsidR="008333AE">
        <w:t>aint on zero-order correlations.</w:t>
      </w:r>
      <w:r w:rsidR="00697A21">
        <w:t xml:space="preserve"> More specifically, the </w:t>
      </w:r>
      <w:r w:rsidR="00697A21">
        <w:rPr>
          <w:i/>
        </w:rPr>
        <w:t xml:space="preserve">Triangulated Maximally Filtered Graph </w:t>
      </w:r>
      <w:r w:rsidR="00697A21">
        <w:t>(TMFG; Massara et al., 2016) method</w:t>
      </w:r>
      <w:r w:rsidR="001C0AAC">
        <w:t xml:space="preserve"> of the IFN approach</w:t>
      </w:r>
      <w:r w:rsidR="008A1775">
        <w:t xml:space="preserve"> </w:t>
      </w:r>
      <w:r w:rsidR="00616127">
        <w:t>constrain</w:t>
      </w:r>
      <w:r w:rsidR="00697A21">
        <w:t>s t</w:t>
      </w:r>
      <w:r w:rsidR="005F5D2E">
        <w:t xml:space="preserve">he </w:t>
      </w:r>
      <w:r w:rsidR="00616127">
        <w:t>network to be</w:t>
      </w:r>
      <w:r w:rsidR="005F5D2E">
        <w:t xml:space="preserve"> planar (i.e., edges can be</w:t>
      </w:r>
      <w:r w:rsidR="00697A21">
        <w:t xml:space="preserve"> drawn so that no edges cross one another)</w:t>
      </w:r>
      <w:r w:rsidR="00AD043E">
        <w:t xml:space="preserve"> and retains 3</w:t>
      </w:r>
      <w:r w:rsidR="00AD043E" w:rsidRPr="00AD043E">
        <w:rPr>
          <w:i/>
        </w:rPr>
        <w:t>n</w:t>
      </w:r>
      <w:r w:rsidR="00AD043E">
        <w:t xml:space="preserve"> – 6 edges (</w:t>
      </w:r>
      <w:r w:rsidR="00B5046C">
        <w:t xml:space="preserve">where </w:t>
      </w:r>
      <w:r w:rsidR="00AD043E">
        <w:rPr>
          <w:i/>
        </w:rPr>
        <w:t xml:space="preserve">n </w:t>
      </w:r>
      <w:r w:rsidR="00AD043E">
        <w:t>equals number of variables)</w:t>
      </w:r>
      <w:r w:rsidR="005F5D2E">
        <w:t xml:space="preserve">, which induces parsimony. </w:t>
      </w:r>
      <w:r w:rsidR="00BA3547">
        <w:t xml:space="preserve">In addition, the TMFG network </w:t>
      </w:r>
      <w:r w:rsidR="00277694">
        <w:t>embeds</w:t>
      </w:r>
      <w:r w:rsidR="005F5D2E">
        <w:t xml:space="preserve"> conditional independenc</w:t>
      </w:r>
      <w:r w:rsidR="00090E40">
        <w:t>e</w:t>
      </w:r>
      <w:r w:rsidR="00B00D5D">
        <w:t xml:space="preserve"> </w:t>
      </w:r>
      <w:r w:rsidR="00277694">
        <w:t>within its structure</w:t>
      </w:r>
      <w:r w:rsidR="00616127">
        <w:t xml:space="preserve"> (i.e., the inverse covariance matrix can be associated with the network structure; Barfuss et al., 2016)</w:t>
      </w:r>
      <w:r w:rsidR="00277694">
        <w:t>,</w:t>
      </w:r>
      <w:r w:rsidR="00697A21">
        <w:t xml:space="preserve"> </w:t>
      </w:r>
      <w:r w:rsidR="008333AE">
        <w:t>us</w:t>
      </w:r>
      <w:r w:rsidR="00277694">
        <w:t>ing</w:t>
      </w:r>
      <w:r w:rsidR="008333AE">
        <w:t xml:space="preserve"> zero-order correlations</w:t>
      </w:r>
      <w:r w:rsidR="00277694">
        <w:t xml:space="preserve"> rather </w:t>
      </w:r>
      <w:r w:rsidR="00277694">
        <w:lastRenderedPageBreak/>
        <w:t>than penal</w:t>
      </w:r>
      <w:r w:rsidR="00616127">
        <w:t>izing the</w:t>
      </w:r>
      <w:r w:rsidR="00277694">
        <w:t xml:space="preserve"> in</w:t>
      </w:r>
      <w:r w:rsidR="00B00D5D">
        <w:t xml:space="preserve">verse covariance </w:t>
      </w:r>
      <w:r w:rsidR="00616127">
        <w:t xml:space="preserve">matrix </w:t>
      </w:r>
      <w:r w:rsidR="00B00D5D">
        <w:t xml:space="preserve">directly </w:t>
      </w:r>
      <w:r w:rsidR="00F872F5">
        <w:t>(</w:t>
      </w:r>
      <w:r w:rsidR="00090E40">
        <w:t xml:space="preserve">Christensen et al., </w:t>
      </w:r>
      <w:del w:id="46" w:author="A P Christensen" w:date="2018-03-03T10:07:00Z">
        <w:r w:rsidR="00090E40" w:rsidDel="00F91A17">
          <w:delText>under review</w:delText>
        </w:r>
      </w:del>
      <w:ins w:id="47" w:author="A P Christensen" w:date="2018-03-03T10:07:00Z">
        <w:r w:rsidR="00F91A17">
          <w:t>2018</w:t>
        </w:r>
      </w:ins>
      <w:r w:rsidR="00F872F5">
        <w:t>)</w:t>
      </w:r>
      <w:r w:rsidR="005F5D2E">
        <w:t>.</w:t>
      </w:r>
      <w:r w:rsidR="00B00D5D">
        <w:t xml:space="preserve"> Thus,</w:t>
      </w:r>
      <w:r w:rsidR="00616127">
        <w:t xml:space="preserve"> despite implying conditional independence, </w:t>
      </w:r>
      <w:r w:rsidR="00B00D5D">
        <w:t xml:space="preserve">the </w:t>
      </w:r>
      <w:r w:rsidR="008608EC">
        <w:t>zero-order correlations retain the common covariance between</w:t>
      </w:r>
      <w:r w:rsidR="00616127">
        <w:t xml:space="preserve"> </w:t>
      </w:r>
      <w:r w:rsidR="008608EC">
        <w:t>variables</w:t>
      </w:r>
      <w:r w:rsidR="00FE58BF">
        <w:t xml:space="preserve">, making it </w:t>
      </w:r>
      <w:r w:rsidR="00875551">
        <w:t>feasible</w:t>
      </w:r>
      <w:r w:rsidR="00FE58BF">
        <w:t xml:space="preserve"> to detect hierarchical information while </w:t>
      </w:r>
      <w:r w:rsidR="008608EC">
        <w:t>also reducing measurement error</w:t>
      </w:r>
      <w:r w:rsidR="00B00D5D">
        <w:t xml:space="preserve"> (Forbes et al., 2017).</w:t>
      </w:r>
    </w:p>
    <w:p w14:paraId="07835ABA" w14:textId="5401F253" w:rsidR="000B5297" w:rsidRDefault="00875551" w:rsidP="004F463C">
      <w:pPr>
        <w:widowControl w:val="0"/>
        <w:ind w:firstLine="720"/>
        <w:contextualSpacing/>
      </w:pPr>
      <w:bookmarkStart w:id="48" w:name="_Hlk505804280"/>
      <w:bookmarkStart w:id="49" w:name="_Hlk505940342"/>
      <w:r>
        <w:t xml:space="preserve">Another advantage of the TMFG method is that </w:t>
      </w:r>
      <w:r w:rsidR="00FB7796">
        <w:t>it naturally develops a hierarchy in its construction.</w:t>
      </w:r>
      <w:r w:rsidR="00E86EA2">
        <w:t xml:space="preserve"> </w:t>
      </w:r>
      <w:r w:rsidR="00FB7796">
        <w:t>This is achieved by building the network from the</w:t>
      </w:r>
      <w:r w:rsidR="004306F7">
        <w:t xml:space="preserve"> bottom-up:</w:t>
      </w:r>
      <w:r w:rsidR="00FB7796">
        <w:t xml:space="preserve"> The algorithm begins by connecting</w:t>
      </w:r>
      <w:r w:rsidR="00C85BB4">
        <w:t xml:space="preserve"> </w:t>
      </w:r>
      <w:r w:rsidR="00FB7796">
        <w:t xml:space="preserve">four </w:t>
      </w:r>
      <w:r w:rsidR="00F070D5">
        <w:t xml:space="preserve">nodes (i.e., </w:t>
      </w:r>
      <w:r w:rsidR="004306F7">
        <w:t>item</w:t>
      </w:r>
      <w:r w:rsidR="00FB7796">
        <w:t>s</w:t>
      </w:r>
      <w:r w:rsidR="00F070D5">
        <w:t>)</w:t>
      </w:r>
      <w:r w:rsidR="00FB7796">
        <w:t xml:space="preserve"> </w:t>
      </w:r>
      <w:r w:rsidR="00147666">
        <w:t xml:space="preserve">together, which </w:t>
      </w:r>
      <w:r w:rsidR="00FB7796">
        <w:t>have the highest</w:t>
      </w:r>
      <w:r w:rsidR="00147666">
        <w:t xml:space="preserve"> sum</w:t>
      </w:r>
      <w:r w:rsidR="00FB7796">
        <w:t xml:space="preserve"> of correlations </w:t>
      </w:r>
      <w:r w:rsidR="00A44BF2">
        <w:t>to</w:t>
      </w:r>
      <w:r w:rsidR="00FB7796">
        <w:t xml:space="preserve"> all other </w:t>
      </w:r>
      <w:r w:rsidR="00F070D5">
        <w:t>nodes</w:t>
      </w:r>
      <w:r w:rsidR="00FB7796">
        <w:t xml:space="preserve">, forming a tetrahedron. Then, the algorithm iteratively identifies </w:t>
      </w:r>
      <w:r w:rsidR="00F070D5">
        <w:t xml:space="preserve">and adds </w:t>
      </w:r>
      <w:r w:rsidR="006C29FC">
        <w:t>a</w:t>
      </w:r>
      <w:r w:rsidR="00FB7796">
        <w:t xml:space="preserve"> </w:t>
      </w:r>
      <w:r w:rsidR="00F070D5">
        <w:t>node</w:t>
      </w:r>
      <w:r w:rsidR="00A265E7">
        <w:t xml:space="preserve"> that maximizes</w:t>
      </w:r>
      <w:r w:rsidR="00FB7796">
        <w:t xml:space="preserve"> the sum of its connections to </w:t>
      </w:r>
      <w:r w:rsidR="00CE163F">
        <w:t xml:space="preserve">three </w:t>
      </w:r>
      <w:r w:rsidR="006C29FC">
        <w:t xml:space="preserve">of the </w:t>
      </w:r>
      <w:r w:rsidR="00F070D5">
        <w:t xml:space="preserve">nodes already included in the network. </w:t>
      </w:r>
      <w:r w:rsidR="00A44BF2">
        <w:t xml:space="preserve">In this process, </w:t>
      </w:r>
      <w:r w:rsidR="00F070D5">
        <w:t>a</w:t>
      </w:r>
      <w:r w:rsidR="00A44BF2">
        <w:t xml:space="preserve"> nested </w:t>
      </w:r>
      <w:r w:rsidR="00F070D5">
        <w:t>hierarchy</w:t>
      </w:r>
      <w:r w:rsidR="00A44BF2">
        <w:t xml:space="preserve"> develops such that the smallest components of the network (</w:t>
      </w:r>
      <w:r w:rsidR="00A44BF2">
        <w:rPr>
          <w:i/>
        </w:rPr>
        <w:t>cliques</w:t>
      </w:r>
      <w:r w:rsidR="00A44BF2">
        <w:t xml:space="preserve"> </w:t>
      </w:r>
      <w:r w:rsidR="00A265E7">
        <w:t>or sets of connected nodes</w:t>
      </w:r>
      <w:r w:rsidR="008D3F8F">
        <w:t>) are the building blocks of larger components</w:t>
      </w:r>
      <w:r w:rsidR="00575DD6">
        <w:t xml:space="preserve"> (</w:t>
      </w:r>
      <w:r w:rsidR="00575DD6">
        <w:rPr>
          <w:i/>
        </w:rPr>
        <w:t>communities</w:t>
      </w:r>
      <w:r w:rsidR="00575DD6">
        <w:t xml:space="preserve"> or clusters of cliques), which constitute the</w:t>
      </w:r>
      <w:r w:rsidR="00C85BB4">
        <w:t xml:space="preserve"> </w:t>
      </w:r>
      <w:r w:rsidR="008D3F8F">
        <w:t>network</w:t>
      </w:r>
      <w:r w:rsidR="003B0BB2">
        <w:t xml:space="preserve"> (Song et al., 2011; 2012)</w:t>
      </w:r>
      <w:r w:rsidR="00147666">
        <w:t>.</w:t>
      </w:r>
      <w:r w:rsidR="00575DD6">
        <w:t xml:space="preserve"> Thus, there is an intrinsic </w:t>
      </w:r>
      <w:r w:rsidR="003B0BB2">
        <w:t xml:space="preserve">hierarchy </w:t>
      </w:r>
      <w:r w:rsidR="00575DD6">
        <w:t>that is formed from the local connections (between items) to the global structur</w:t>
      </w:r>
      <w:r w:rsidR="003B0BB2">
        <w:t>e (the network itself). This feature of the TMFG method is particularly</w:t>
      </w:r>
      <w:r w:rsidR="001C0AAC">
        <w:t xml:space="preserve"> useful for examining personality </w:t>
      </w:r>
      <w:r w:rsidR="00F872F5">
        <w:t xml:space="preserve">constructs </w:t>
      </w:r>
      <w:r w:rsidR="001C0AAC">
        <w:t xml:space="preserve">(Christensen et al., </w:t>
      </w:r>
      <w:del w:id="50" w:author="A P Christensen" w:date="2018-03-03T10:08:00Z">
        <w:r w:rsidR="001C0AAC" w:rsidDel="00F91A17">
          <w:delText>under review</w:delText>
        </w:r>
      </w:del>
      <w:ins w:id="51" w:author="A P Christensen" w:date="2018-03-03T10:08:00Z">
        <w:r w:rsidR="00F91A17">
          <w:t>2018</w:t>
        </w:r>
      </w:ins>
      <w:r w:rsidR="001C0AAC">
        <w:t>).</w:t>
      </w:r>
      <w:r w:rsidR="00F070D5">
        <w:t xml:space="preserve"> </w:t>
      </w:r>
      <w:r w:rsidR="009F7DCB">
        <w:t>In short</w:t>
      </w:r>
      <w:r w:rsidR="00AD043E">
        <w:t xml:space="preserve">, the TMFG method </w:t>
      </w:r>
      <w:r w:rsidR="009F7DCB">
        <w:t>is a</w:t>
      </w:r>
      <w:r w:rsidR="00517606">
        <w:t xml:space="preserve"> good</w:t>
      </w:r>
      <w:r w:rsidR="009F7DCB">
        <w:t xml:space="preserve"> approach </w:t>
      </w:r>
      <w:r w:rsidR="00517606">
        <w:t>for</w:t>
      </w:r>
      <w:r w:rsidR="009F7DCB">
        <w:t xml:space="preserve"> determin</w:t>
      </w:r>
      <w:r w:rsidR="00517606">
        <w:t>ing</w:t>
      </w:r>
      <w:r w:rsidR="009F7DCB">
        <w:t xml:space="preserve"> the</w:t>
      </w:r>
      <w:r w:rsidR="00B00D5D">
        <w:t xml:space="preserve"> </w:t>
      </w:r>
      <w:r w:rsidR="009F7DCB">
        <w:t>taxonomic structure of</w:t>
      </w:r>
      <w:r w:rsidR="00B00D5D">
        <w:t xml:space="preserve"> personality traits such as</w:t>
      </w:r>
      <w:r w:rsidR="009F7DCB">
        <w:t xml:space="preserve"> </w:t>
      </w:r>
      <w:r w:rsidR="00F872F5">
        <w:t>Openness to Experience</w:t>
      </w:r>
      <w:r w:rsidR="009F7DCB">
        <w:t>.</w:t>
      </w:r>
    </w:p>
    <w:bookmarkEnd w:id="48"/>
    <w:p w14:paraId="078F1997" w14:textId="1D3DDC13" w:rsidR="00462D59" w:rsidRPr="000B5297" w:rsidRDefault="000B5297" w:rsidP="000B5297">
      <w:pPr>
        <w:widowControl w:val="0"/>
        <w:contextualSpacing/>
        <w:jc w:val="center"/>
        <w:rPr>
          <w:b/>
        </w:rPr>
      </w:pPr>
      <w:r>
        <w:rPr>
          <w:b/>
        </w:rPr>
        <w:t>Identifying the Hierarchical Structure of Openness to Experience</w:t>
      </w:r>
    </w:p>
    <w:bookmarkEnd w:id="34"/>
    <w:bookmarkEnd w:id="49"/>
    <w:p w14:paraId="18446925" w14:textId="33F47AA9" w:rsidR="009329BD" w:rsidRDefault="000B5297" w:rsidP="004F463C">
      <w:pPr>
        <w:widowControl w:val="0"/>
        <w:ind w:firstLine="720"/>
        <w:contextualSpacing/>
      </w:pPr>
      <w:r>
        <w:t>There are s</w:t>
      </w:r>
      <w:r w:rsidR="00F42A29">
        <w:t xml:space="preserve">everal methods </w:t>
      </w:r>
      <w:r>
        <w:t xml:space="preserve">that </w:t>
      </w:r>
      <w:r w:rsidR="00F42A29">
        <w:t xml:space="preserve">can </w:t>
      </w:r>
      <w:r w:rsidR="002B6E60">
        <w:t xml:space="preserve">identify </w:t>
      </w:r>
      <w:r w:rsidR="00F872F5">
        <w:t xml:space="preserve">hierarchical </w:t>
      </w:r>
      <w:r w:rsidR="00756776">
        <w:t>structure</w:t>
      </w:r>
      <w:r w:rsidR="002B6E60">
        <w:t xml:space="preserve"> in networks.</w:t>
      </w:r>
      <w:r w:rsidR="002B6E60" w:rsidRPr="004B5A40">
        <w:t xml:space="preserve"> </w:t>
      </w:r>
      <w:r w:rsidR="002B6E60">
        <w:t xml:space="preserve">Perhaps the most common method is community detection, which identifies how many communities the network can be broken into (for a review, see Fortunato, 2010). In our case, the network’s communities </w:t>
      </w:r>
      <w:r w:rsidR="00517606">
        <w:t>are</w:t>
      </w:r>
      <w:r w:rsidR="002B6E60">
        <w:t xml:space="preserve"> conceptually equivalent to facets</w:t>
      </w:r>
      <w:r w:rsidR="00517606">
        <w:t>;</w:t>
      </w:r>
      <w:r w:rsidR="002B6E60">
        <w:t xml:space="preserve"> larger collections of communities</w:t>
      </w:r>
      <w:r w:rsidR="00517606">
        <w:t>, in turn, are</w:t>
      </w:r>
      <w:r w:rsidR="002B6E60">
        <w:t xml:space="preserve"> equivalent to aspects (e.g., Experiencing and Intellect; Epskamp, Rhemtulla, &amp; Borsboom, 2016; </w:t>
      </w:r>
      <w:r w:rsidR="002B6E60">
        <w:lastRenderedPageBreak/>
        <w:t>Golino &amp; Epskamp, 2017). The current state-of-</w:t>
      </w:r>
      <w:r w:rsidR="00090E40">
        <w:t>the-art in psychometric networks</w:t>
      </w:r>
      <w:r w:rsidR="002B6E60">
        <w:t xml:space="preserve"> is </w:t>
      </w:r>
      <w:ins w:id="52" w:author="A P Christensen" w:date="2018-03-04T09:29:00Z">
        <w:r w:rsidR="00775E8D">
          <w:t>Exploratory Graph Analysis (</w:t>
        </w:r>
      </w:ins>
      <w:ins w:id="53" w:author="A P Christensen" w:date="2018-03-04T09:31:00Z">
        <w:r w:rsidR="00775E8D">
          <w:t xml:space="preserve">EGA; </w:t>
        </w:r>
      </w:ins>
      <w:ins w:id="54" w:author="A P Christensen" w:date="2018-03-04T09:29:00Z">
        <w:r w:rsidR="00775E8D">
          <w:t xml:space="preserve">Golino &amp; Epskamp, 2017) via </w:t>
        </w:r>
      </w:ins>
      <w:r w:rsidR="002B6E60">
        <w:t xml:space="preserve">the walktrap </w:t>
      </w:r>
      <w:r w:rsidR="005F4355">
        <w:t>algorithm (Pons &amp; Latapy, 2006</w:t>
      </w:r>
      <w:r w:rsidR="002B6E60">
        <w:t xml:space="preserve">). The walktrap algorithm uses random walks—random searches </w:t>
      </w:r>
      <w:r w:rsidR="00BA3547">
        <w:t xml:space="preserve">through the network </w:t>
      </w:r>
      <w:r w:rsidR="002B6E60">
        <w:t>starting from each node</w:t>
      </w:r>
      <w:r w:rsidR="00BA3547">
        <w:t xml:space="preserve"> across edges</w:t>
      </w:r>
      <w:r w:rsidR="002B6E60">
        <w:t xml:space="preserve"> to other nodes—to detect community boundaries, which are defined by many, densely connected surrounding edges and few, sparsely connected remote edges.</w:t>
      </w:r>
    </w:p>
    <w:p w14:paraId="6A8C2FA1" w14:textId="573C732F" w:rsidR="009329BD" w:rsidRDefault="009329BD" w:rsidP="009329BD">
      <w:pPr>
        <w:widowControl w:val="0"/>
        <w:contextualSpacing/>
      </w:pPr>
      <w:r>
        <w:tab/>
      </w:r>
      <w:bookmarkStart w:id="55" w:name="_Hlk505940474"/>
      <w:r w:rsidR="00B95F2B">
        <w:t>There are distinct advantages of using</w:t>
      </w:r>
      <w:r w:rsidR="00A479E2">
        <w:t xml:space="preserve"> the</w:t>
      </w:r>
      <w:r w:rsidR="00B95F2B">
        <w:t xml:space="preserve"> </w:t>
      </w:r>
      <w:r>
        <w:t xml:space="preserve">TMFG method combined with the walktrap algorithm </w:t>
      </w:r>
      <w:r w:rsidR="00A479E2">
        <w:t>over a more traditional</w:t>
      </w:r>
      <w:r w:rsidR="00B95F2B">
        <w:t xml:space="preserve"> approach like exploratory factor analysis (EFA)</w:t>
      </w:r>
      <w:r>
        <w:t xml:space="preserve">. First, because the TMFG method inherently builds a hierarchical structure, the relations between the items form an emergent facet and factor structure from the data, without the direction of the researcher. Conversely, </w:t>
      </w:r>
      <w:r w:rsidR="00B95F2B">
        <w:t>EFA</w:t>
      </w:r>
      <w:r w:rsidR="00517606">
        <w:t xml:space="preserve"> (e.g.,</w:t>
      </w:r>
      <w:r w:rsidR="007D57CE">
        <w:t xml:space="preserve"> principal axis factoring)</w:t>
      </w:r>
      <w:r>
        <w:t xml:space="preserve"> attempts to </w:t>
      </w:r>
      <w:r w:rsidR="00595FAE">
        <w:t xml:space="preserve">maximize the covariance of the first factor, </w:t>
      </w:r>
      <w:r w:rsidR="00517606">
        <w:t xml:space="preserve">followed by </w:t>
      </w:r>
      <w:r w:rsidR="00595FAE">
        <w:t>the second factor and so on,</w:t>
      </w:r>
      <w:r w:rsidR="007D57CE">
        <w:t xml:space="preserve"> </w:t>
      </w:r>
      <w:r w:rsidR="00517606">
        <w:t xml:space="preserve">which </w:t>
      </w:r>
      <w:ins w:id="56" w:author="A P Christensen" w:date="2018-03-04T08:28:00Z">
        <w:r w:rsidR="0092651F">
          <w:t xml:space="preserve">potentially </w:t>
        </w:r>
      </w:ins>
      <w:r w:rsidR="00517606">
        <w:t>makes EFA</w:t>
      </w:r>
      <w:r w:rsidR="007D57CE">
        <w:t xml:space="preserve"> less than ideal for determining lower-order structures (such as facets). Second, the selection of the number </w:t>
      </w:r>
      <w:r w:rsidR="004660E6">
        <w:t xml:space="preserve">and content </w:t>
      </w:r>
      <w:r w:rsidR="007D57CE">
        <w:t>of communities (or facets) is relatively deterministic compared to EFA. The researcher does not have to decide</w:t>
      </w:r>
      <w:r w:rsidR="00595FAE">
        <w:t>—</w:t>
      </w:r>
      <w:r w:rsidR="004660E6">
        <w:t>using scree plots, eigenvalues</w:t>
      </w:r>
      <w:r w:rsidR="00595FAE">
        <w:t>, or component loadings—</w:t>
      </w:r>
      <w:r w:rsidR="004660E6">
        <w:t xml:space="preserve">on </w:t>
      </w:r>
      <w:r w:rsidR="007D57CE">
        <w:t xml:space="preserve">how to best categorize the data; instead, the walktrap algorithm determines the size and number of </w:t>
      </w:r>
      <w:r w:rsidR="004660E6">
        <w:t>communities</w:t>
      </w:r>
      <w:r w:rsidR="007D57CE">
        <w:t xml:space="preserve"> based on the structure</w:t>
      </w:r>
      <w:r w:rsidR="00110DE4">
        <w:t xml:space="preserve"> and connections of the network</w:t>
      </w:r>
      <w:r w:rsidR="007D57CE">
        <w:t xml:space="preserve">. </w:t>
      </w:r>
      <w:bookmarkStart w:id="57" w:name="_Hlk505954595"/>
      <w:r w:rsidR="00110DE4">
        <w:t>Despite the relatively deterministic approach, researchers</w:t>
      </w:r>
      <w:r w:rsidR="007D57CE">
        <w:t xml:space="preserve"> should still be thorough and inspect the content of the output to ensure that the results </w:t>
      </w:r>
      <w:r w:rsidR="00517606">
        <w:t>fit</w:t>
      </w:r>
      <w:r w:rsidR="007D57CE">
        <w:t xml:space="preserve"> with theoretical expectations.</w:t>
      </w:r>
      <w:bookmarkEnd w:id="55"/>
      <w:bookmarkEnd w:id="57"/>
    </w:p>
    <w:p w14:paraId="17D56DC1" w14:textId="77777777" w:rsidR="005C5EAD" w:rsidRDefault="005C5EAD" w:rsidP="004F463C">
      <w:pPr>
        <w:widowControl w:val="0"/>
        <w:contextualSpacing/>
        <w:jc w:val="center"/>
        <w:rPr>
          <w:b/>
        </w:rPr>
      </w:pPr>
      <w:r>
        <w:rPr>
          <w:b/>
        </w:rPr>
        <w:t>Present Research</w:t>
      </w:r>
    </w:p>
    <w:p w14:paraId="4354EFAA" w14:textId="2769841F" w:rsidR="001C0AAC" w:rsidRPr="00493182" w:rsidRDefault="00462D59" w:rsidP="004F463C">
      <w:pPr>
        <w:widowControl w:val="0"/>
        <w:contextualSpacing/>
      </w:pPr>
      <w:r>
        <w:tab/>
        <w:t>The present research aim</w:t>
      </w:r>
      <w:r w:rsidR="008D6DC6">
        <w:t>ed</w:t>
      </w:r>
      <w:r>
        <w:t xml:space="preserve"> to </w:t>
      </w:r>
      <w:r w:rsidR="00471E5B">
        <w:t>characterize</w:t>
      </w:r>
      <w:r>
        <w:t xml:space="preserve"> Openn</w:t>
      </w:r>
      <w:r w:rsidR="00BA3547">
        <w:t>ess to Experience’s lower-order</w:t>
      </w:r>
      <w:r w:rsidR="00471E5B">
        <w:t xml:space="preserve"> </w:t>
      </w:r>
      <w:r w:rsidR="008D6DC6">
        <w:t xml:space="preserve">facet structure </w:t>
      </w:r>
      <w:r>
        <w:t xml:space="preserve">via the application </w:t>
      </w:r>
      <w:r w:rsidR="008B13AC">
        <w:t>of network analysis. This was</w:t>
      </w:r>
      <w:r>
        <w:t xml:space="preserve"> achieved by applying a network approach </w:t>
      </w:r>
      <w:r w:rsidR="008B13AC">
        <w:t xml:space="preserve">to the items of four Openness to Experience inventories—BFAS </w:t>
      </w:r>
      <w:r w:rsidR="008D6DC6">
        <w:t>(</w:t>
      </w:r>
      <w:r w:rsidR="008B13AC">
        <w:t xml:space="preserve">DeYoung et al., </w:t>
      </w:r>
      <w:r w:rsidR="008B13AC">
        <w:lastRenderedPageBreak/>
        <w:t>2007), HEXACO</w:t>
      </w:r>
      <w:r w:rsidR="006C4143">
        <w:t>-100</w:t>
      </w:r>
      <w:r w:rsidR="008B13AC">
        <w:t xml:space="preserve"> (Ashton &amp; Lee, 2004</w:t>
      </w:r>
      <w:r w:rsidR="00206B9F">
        <w:t xml:space="preserve">; Lee &amp; Ashton, </w:t>
      </w:r>
      <w:r w:rsidR="00F65098">
        <w:t>in press</w:t>
      </w:r>
      <w:r w:rsidR="008B13AC">
        <w:t xml:space="preserve">), NEO-PI-3 (McCrae, Costa, &amp; Martin, 2005), and Woo et al.’s </w:t>
      </w:r>
      <w:r w:rsidR="008A1775">
        <w:t xml:space="preserve">(2014) </w:t>
      </w:r>
      <w:r w:rsidR="008B13AC">
        <w:t>Openness to Experienc</w:t>
      </w:r>
      <w:r w:rsidR="003A4E73">
        <w:t>e inventory.</w:t>
      </w:r>
      <w:r w:rsidR="009E64F2">
        <w:t xml:space="preserve"> The </w:t>
      </w:r>
      <w:r w:rsidR="00471E5B">
        <w:t>goals</w:t>
      </w:r>
      <w:r w:rsidR="009E64F2">
        <w:t xml:space="preserve"> of this network construction were twofold</w:t>
      </w:r>
      <w:r w:rsidR="00A574E3">
        <w:t>.</w:t>
      </w:r>
      <w:r w:rsidR="009E64F2">
        <w:t xml:space="preserve"> First, we sought to identify facets of Openness to Experience using items from four different inventories</w:t>
      </w:r>
      <w:r w:rsidR="00471E5B">
        <w:t xml:space="preserve"> (see Table 1)</w:t>
      </w:r>
      <w:r w:rsidR="00A574E3">
        <w:t>. S</w:t>
      </w:r>
      <w:r w:rsidR="009E64F2">
        <w:t xml:space="preserve">econd, </w:t>
      </w:r>
      <w:r w:rsidR="001F2162">
        <w:t>we wanted to examine the</w:t>
      </w:r>
      <w:r w:rsidR="00A574E3">
        <w:t xml:space="preserve"> network to determine the conceptual coverage of the four inventories.</w:t>
      </w:r>
    </w:p>
    <w:p w14:paraId="71E04BEB" w14:textId="6FE3633B" w:rsidR="008B13AC" w:rsidRPr="00E11CAB" w:rsidRDefault="003A4E73" w:rsidP="004F463C">
      <w:pPr>
        <w:widowControl w:val="0"/>
        <w:ind w:firstLine="720"/>
        <w:contextualSpacing/>
      </w:pPr>
      <w:r>
        <w:t xml:space="preserve">Notably, our analyses were exploratory, so any a priori hypotheses </w:t>
      </w:r>
      <w:r w:rsidR="00A465FA">
        <w:t xml:space="preserve">on the nature and number of facets would be speculative. </w:t>
      </w:r>
      <w:r w:rsidR="00C346D6">
        <w:t>B</w:t>
      </w:r>
      <w:r>
        <w:t>ased on previous theoretical and emp</w:t>
      </w:r>
      <w:r w:rsidR="00A465FA">
        <w:t>irical findings discussed</w:t>
      </w:r>
      <w:r w:rsidR="00BA3547">
        <w:t xml:space="preserve"> above, </w:t>
      </w:r>
      <w:r w:rsidR="00C346D6">
        <w:t xml:space="preserve">however, </w:t>
      </w:r>
      <w:r w:rsidR="00BA3547">
        <w:t>we expected to find two</w:t>
      </w:r>
      <w:r w:rsidR="00E20168">
        <w:t xml:space="preserve"> </w:t>
      </w:r>
      <w:r w:rsidR="001F2162">
        <w:t>larger components</w:t>
      </w:r>
      <w:r w:rsidR="00955F80">
        <w:t xml:space="preserve"> (i.e., collections of communities)</w:t>
      </w:r>
      <w:r w:rsidR="001F2162">
        <w:t xml:space="preserve"> </w:t>
      </w:r>
      <w:r w:rsidR="00A465FA">
        <w:t>that could be easily identified as</w:t>
      </w:r>
      <w:r w:rsidR="00E20168">
        <w:t xml:space="preserve"> the</w:t>
      </w:r>
      <w:r w:rsidR="00A465FA">
        <w:t xml:space="preserve"> Experiencing and Intellect</w:t>
      </w:r>
      <w:r w:rsidR="00E20168">
        <w:t xml:space="preserve"> aspects</w:t>
      </w:r>
      <w:r w:rsidR="00A465FA">
        <w:t xml:space="preserve">. </w:t>
      </w:r>
      <w:r w:rsidR="00E20168">
        <w:t>Additionally</w:t>
      </w:r>
      <w:r w:rsidR="00A465FA">
        <w:t xml:space="preserve">, we </w:t>
      </w:r>
      <w:r w:rsidR="001F2162">
        <w:t>expected several</w:t>
      </w:r>
      <w:r w:rsidR="00E20168">
        <w:t xml:space="preserve"> inventory</w:t>
      </w:r>
      <w:r w:rsidR="001F2162">
        <w:t>-defined</w:t>
      </w:r>
      <w:r w:rsidR="00E20168">
        <w:t xml:space="preserve"> </w:t>
      </w:r>
      <w:r w:rsidR="00A465FA">
        <w:t xml:space="preserve">facets to </w:t>
      </w:r>
      <w:r w:rsidR="001F2162">
        <w:t>appear</w:t>
      </w:r>
      <w:r w:rsidR="00A465FA">
        <w:t xml:space="preserve"> (e.g., aestheticism, intellectualism, fantasy)</w:t>
      </w:r>
      <w:r w:rsidR="00E20168">
        <w:t>,</w:t>
      </w:r>
      <w:r w:rsidR="00A465FA">
        <w:t xml:space="preserve"> but </w:t>
      </w:r>
      <w:r w:rsidR="00E20168">
        <w:t xml:space="preserve">the </w:t>
      </w:r>
      <w:r w:rsidR="001F2162">
        <w:t xml:space="preserve">degree to which new facets would emerge or the number of facets that would be consistent </w:t>
      </w:r>
      <w:r w:rsidR="00AB5B36">
        <w:t>with</w:t>
      </w:r>
      <w:r w:rsidR="001F2162">
        <w:t xml:space="preserve"> </w:t>
      </w:r>
      <w:r w:rsidR="00AB5B36">
        <w:t>previous facet</w:t>
      </w:r>
      <w:r w:rsidR="001F2162">
        <w:t xml:space="preserve"> definition</w:t>
      </w:r>
      <w:r w:rsidR="00AB5B36">
        <w:t>s</w:t>
      </w:r>
      <w:r w:rsidR="001F2162">
        <w:t xml:space="preserve"> was left as an open question</w:t>
      </w:r>
      <w:r w:rsidR="00A465FA">
        <w:t>.</w:t>
      </w:r>
    </w:p>
    <w:p w14:paraId="44CD6929" w14:textId="3C1E011E" w:rsidR="00117BDE" w:rsidRDefault="00117BDE" w:rsidP="004F463C">
      <w:pPr>
        <w:widowControl w:val="0"/>
        <w:contextualSpacing/>
        <w:jc w:val="center"/>
        <w:rPr>
          <w:b/>
        </w:rPr>
      </w:pPr>
      <w:r>
        <w:rPr>
          <w:b/>
        </w:rPr>
        <w:t>Method</w:t>
      </w:r>
    </w:p>
    <w:p w14:paraId="17482E3A" w14:textId="77777777" w:rsidR="00117BDE" w:rsidRDefault="00117BDE" w:rsidP="004F463C">
      <w:pPr>
        <w:widowControl w:val="0"/>
        <w:contextualSpacing/>
        <w:rPr>
          <w:b/>
        </w:rPr>
      </w:pPr>
      <w:r>
        <w:rPr>
          <w:b/>
        </w:rPr>
        <w:t>Participants</w:t>
      </w:r>
    </w:p>
    <w:p w14:paraId="472222DD" w14:textId="2642EEA8" w:rsidR="00117BDE" w:rsidRPr="008A29BC" w:rsidRDefault="001C2F7C" w:rsidP="004F463C">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 xml:space="preserve">There were three samples </w:t>
      </w:r>
      <w:r w:rsidR="0016751F">
        <w:rPr>
          <w:rFonts w:asciiTheme="majorBidi" w:hAnsiTheme="majorBidi" w:cstheme="majorBidi"/>
        </w:rPr>
        <w:t xml:space="preserve">used </w:t>
      </w:r>
      <w:r>
        <w:rPr>
          <w:rFonts w:asciiTheme="majorBidi" w:hAnsiTheme="majorBidi" w:cstheme="majorBidi"/>
        </w:rPr>
        <w:t xml:space="preserve">for this study. </w:t>
      </w:r>
      <w:r w:rsidR="00117BDE" w:rsidRPr="008A29BC">
        <w:rPr>
          <w:rFonts w:asciiTheme="majorBidi" w:hAnsiTheme="majorBidi" w:cstheme="majorBidi"/>
        </w:rPr>
        <w:t>The first sample was collected during the Fall semester of 2015</w:t>
      </w:r>
      <w:r w:rsidR="0077218E">
        <w:rPr>
          <w:rFonts w:asciiTheme="majorBidi" w:hAnsiTheme="majorBidi" w:cstheme="majorBidi"/>
        </w:rPr>
        <w:t xml:space="preserve"> at </w:t>
      </w:r>
      <w:r w:rsidR="00DC7156">
        <w:rPr>
          <w:rFonts w:asciiTheme="majorBidi" w:hAnsiTheme="majorBidi" w:cstheme="majorBidi"/>
        </w:rPr>
        <w:t>a</w:t>
      </w:r>
      <w:r w:rsidR="0077218E">
        <w:rPr>
          <w:rFonts w:asciiTheme="majorBidi" w:hAnsiTheme="majorBidi" w:cstheme="majorBidi"/>
        </w:rPr>
        <w:t xml:space="preserve"> </w:t>
      </w:r>
      <w:r w:rsidR="00DC7156">
        <w:rPr>
          <w:rFonts w:asciiTheme="majorBidi" w:hAnsiTheme="majorBidi" w:cstheme="majorBidi"/>
        </w:rPr>
        <w:t>university</w:t>
      </w:r>
      <w:r w:rsidR="00117BDE" w:rsidRPr="008A29BC">
        <w:rPr>
          <w:rFonts w:asciiTheme="majorBidi" w:hAnsiTheme="majorBidi" w:cstheme="majorBidi"/>
        </w:rPr>
        <w:t xml:space="preserve"> through </w:t>
      </w:r>
      <w:r w:rsidR="00DC7156">
        <w:rPr>
          <w:rFonts w:asciiTheme="majorBidi" w:hAnsiTheme="majorBidi" w:cstheme="majorBidi"/>
        </w:rPr>
        <w:t>the university</w:t>
      </w:r>
      <w:r w:rsidR="00DC7156" w:rsidRPr="008A29BC">
        <w:rPr>
          <w:rFonts w:asciiTheme="majorBidi" w:hAnsiTheme="majorBidi" w:cstheme="majorBidi"/>
        </w:rPr>
        <w:t xml:space="preserve">’s </w:t>
      </w:r>
      <w:r w:rsidR="00117BDE" w:rsidRPr="008A29BC">
        <w:rPr>
          <w:rFonts w:asciiTheme="majorBidi" w:hAnsiTheme="majorBidi" w:cstheme="majorBidi"/>
        </w:rPr>
        <w:t>psychology research poo</w:t>
      </w:r>
      <w:r w:rsidR="00117BDE">
        <w:rPr>
          <w:rFonts w:asciiTheme="majorBidi" w:hAnsiTheme="majorBidi" w:cstheme="majorBidi"/>
        </w:rPr>
        <w:t>l. The t</w:t>
      </w:r>
      <w:r w:rsidR="006C2467">
        <w:rPr>
          <w:rFonts w:asciiTheme="majorBidi" w:hAnsiTheme="majorBidi" w:cstheme="majorBidi"/>
        </w:rPr>
        <w:t xml:space="preserve">otal sample </w:t>
      </w:r>
      <w:r w:rsidR="00510E63">
        <w:rPr>
          <w:rFonts w:asciiTheme="majorBidi" w:hAnsiTheme="majorBidi" w:cstheme="majorBidi"/>
        </w:rPr>
        <w:t>i</w:t>
      </w:r>
      <w:r w:rsidR="006C2467">
        <w:rPr>
          <w:rFonts w:asciiTheme="majorBidi" w:hAnsiTheme="majorBidi" w:cstheme="majorBidi"/>
        </w:rPr>
        <w:t>ncluded 210 participants</w:t>
      </w:r>
      <w:r w:rsidR="00117BDE">
        <w:rPr>
          <w:rFonts w:asciiTheme="majorBidi" w:hAnsiTheme="majorBidi" w:cstheme="majorBidi"/>
        </w:rPr>
        <w:t xml:space="preserve"> </w:t>
      </w:r>
      <w:r w:rsidR="0077218E">
        <w:rPr>
          <w:rFonts w:asciiTheme="majorBidi" w:hAnsiTheme="majorBidi" w:cstheme="majorBidi"/>
        </w:rPr>
        <w:t>(58.5</w:t>
      </w:r>
      <w:r w:rsidR="00117BDE" w:rsidRPr="008A29BC">
        <w:rPr>
          <w:rFonts w:asciiTheme="majorBidi" w:hAnsiTheme="majorBidi" w:cstheme="majorBidi"/>
        </w:rPr>
        <w:t>%</w:t>
      </w:r>
      <w:r w:rsidR="0077218E">
        <w:rPr>
          <w:rFonts w:asciiTheme="majorBidi" w:hAnsiTheme="majorBidi" w:cstheme="majorBidi"/>
        </w:rPr>
        <w:t xml:space="preserve"> Caucasian, 33.5</w:t>
      </w:r>
      <w:r w:rsidR="00117BDE" w:rsidRPr="008A29BC">
        <w:rPr>
          <w:rFonts w:asciiTheme="majorBidi" w:hAnsiTheme="majorBidi" w:cstheme="majorBidi"/>
        </w:rPr>
        <w:t>%</w:t>
      </w:r>
      <w:r w:rsidR="00F46F90">
        <w:rPr>
          <w:rFonts w:asciiTheme="majorBidi" w:hAnsiTheme="majorBidi" w:cstheme="majorBidi"/>
        </w:rPr>
        <w:t xml:space="preserve"> African American) who were</w:t>
      </w:r>
      <w:r w:rsidR="00117BDE">
        <w:rPr>
          <w:rFonts w:asciiTheme="majorBidi" w:hAnsiTheme="majorBidi" w:cstheme="majorBidi"/>
        </w:rPr>
        <w:t xml:space="preserve"> </w:t>
      </w:r>
      <w:r w:rsidR="00117BDE" w:rsidRPr="008A29BC">
        <w:rPr>
          <w:rFonts w:asciiTheme="majorBidi" w:hAnsiTheme="majorBidi" w:cstheme="majorBidi"/>
        </w:rPr>
        <w:t>primarily young adults (</w:t>
      </w:r>
      <w:r w:rsidR="00117BDE" w:rsidRPr="008A29BC">
        <w:rPr>
          <w:rFonts w:asciiTheme="majorBidi" w:hAnsiTheme="majorBidi" w:cstheme="majorBidi"/>
          <w:i/>
        </w:rPr>
        <w:t>M</w:t>
      </w:r>
      <w:r w:rsidRPr="001C2F7C">
        <w:rPr>
          <w:rFonts w:asciiTheme="majorBidi" w:hAnsiTheme="majorBidi" w:cstheme="majorBidi"/>
          <w:vertAlign w:val="subscript"/>
        </w:rPr>
        <w:t>age</w:t>
      </w:r>
      <w:r w:rsidR="0077218E">
        <w:rPr>
          <w:rFonts w:asciiTheme="majorBidi" w:hAnsiTheme="majorBidi" w:cstheme="majorBidi"/>
        </w:rPr>
        <w:t xml:space="preserve"> = 18.95</w:t>
      </w:r>
      <w:r w:rsidR="00117BDE" w:rsidRPr="008A29BC">
        <w:rPr>
          <w:rFonts w:asciiTheme="majorBidi" w:hAnsiTheme="majorBidi" w:cstheme="majorBidi"/>
        </w:rPr>
        <w:t xml:space="preserve">, </w:t>
      </w:r>
      <w:r w:rsidR="00117BDE" w:rsidRPr="008A29BC">
        <w:rPr>
          <w:rFonts w:asciiTheme="majorBidi" w:hAnsiTheme="majorBidi" w:cstheme="majorBidi"/>
          <w:i/>
        </w:rPr>
        <w:t>SD</w:t>
      </w:r>
      <w:r w:rsidRPr="001C2F7C">
        <w:rPr>
          <w:rFonts w:asciiTheme="majorBidi" w:hAnsiTheme="majorBidi" w:cstheme="majorBidi"/>
          <w:vertAlign w:val="subscript"/>
        </w:rPr>
        <w:t>age</w:t>
      </w:r>
      <w:r w:rsidR="0077218E">
        <w:rPr>
          <w:rFonts w:asciiTheme="majorBidi" w:hAnsiTheme="majorBidi" w:cstheme="majorBidi"/>
        </w:rPr>
        <w:t xml:space="preserve"> = 3.04, 76.1</w:t>
      </w:r>
      <w:r w:rsidR="00117BDE" w:rsidRPr="008A29BC">
        <w:rPr>
          <w:rFonts w:asciiTheme="majorBidi" w:hAnsiTheme="majorBidi" w:cstheme="majorBidi"/>
        </w:rPr>
        <w:t>% female</w:t>
      </w:r>
      <w:r w:rsidR="0077218E">
        <w:rPr>
          <w:rFonts w:asciiTheme="majorBidi" w:hAnsiTheme="majorBidi" w:cstheme="majorBidi"/>
        </w:rPr>
        <w:t>, 23.3% male</w:t>
      </w:r>
      <w:r w:rsidR="00117BDE" w:rsidRPr="008A29BC">
        <w:rPr>
          <w:rFonts w:asciiTheme="majorBidi" w:hAnsiTheme="majorBidi" w:cstheme="majorBidi"/>
        </w:rPr>
        <w:t>).</w:t>
      </w:r>
    </w:p>
    <w:p w14:paraId="03A0502E" w14:textId="23FFCFC4" w:rsidR="00117BDE" w:rsidRPr="008A29BC" w:rsidRDefault="00117BDE" w:rsidP="004F463C">
      <w:pPr>
        <w:pStyle w:val="NoSpacing"/>
        <w:widowControl w:val="0"/>
        <w:spacing w:line="480" w:lineRule="auto"/>
        <w:ind w:firstLine="720"/>
        <w:contextualSpacing/>
        <w:rPr>
          <w:rFonts w:asciiTheme="majorBidi" w:hAnsiTheme="majorBidi" w:cstheme="majorBidi"/>
        </w:rPr>
      </w:pPr>
      <w:r w:rsidRPr="008A29BC">
        <w:rPr>
          <w:rFonts w:asciiTheme="majorBidi" w:hAnsiTheme="majorBidi" w:cstheme="majorBidi"/>
        </w:rPr>
        <w:t>The second samp</w:t>
      </w:r>
      <w:r w:rsidR="00510E63">
        <w:rPr>
          <w:rFonts w:asciiTheme="majorBidi" w:hAnsiTheme="majorBidi" w:cstheme="majorBidi"/>
        </w:rPr>
        <w:t xml:space="preserve">le was collected during the </w:t>
      </w:r>
      <w:r w:rsidRPr="008A29BC">
        <w:rPr>
          <w:rFonts w:asciiTheme="majorBidi" w:hAnsiTheme="majorBidi" w:cstheme="majorBidi"/>
        </w:rPr>
        <w:t>Spring semester</w:t>
      </w:r>
      <w:r w:rsidR="0077218E">
        <w:rPr>
          <w:rFonts w:asciiTheme="majorBidi" w:hAnsiTheme="majorBidi" w:cstheme="majorBidi"/>
        </w:rPr>
        <w:t xml:space="preserve"> </w:t>
      </w:r>
      <w:r w:rsidR="00510E63">
        <w:rPr>
          <w:rFonts w:asciiTheme="majorBidi" w:hAnsiTheme="majorBidi" w:cstheme="majorBidi"/>
        </w:rPr>
        <w:t xml:space="preserve">of 2017 </w:t>
      </w:r>
      <w:r w:rsidR="0077218E">
        <w:rPr>
          <w:rFonts w:asciiTheme="majorBidi" w:hAnsiTheme="majorBidi" w:cstheme="majorBidi"/>
        </w:rPr>
        <w:t>at</w:t>
      </w:r>
      <w:r w:rsidR="00DC7156">
        <w:rPr>
          <w:rFonts w:asciiTheme="majorBidi" w:hAnsiTheme="majorBidi" w:cstheme="majorBidi"/>
        </w:rPr>
        <w:t xml:space="preserve"> a university</w:t>
      </w:r>
      <w:r w:rsidR="0077218E">
        <w:rPr>
          <w:rFonts w:asciiTheme="majorBidi" w:hAnsiTheme="majorBidi" w:cstheme="majorBidi"/>
        </w:rPr>
        <w:t>. A total of 140</w:t>
      </w:r>
      <w:r w:rsidRPr="008A29BC">
        <w:rPr>
          <w:rFonts w:asciiTheme="majorBidi" w:hAnsiTheme="majorBidi" w:cstheme="majorBidi"/>
        </w:rPr>
        <w:t xml:space="preserve"> participants</w:t>
      </w:r>
      <w:r w:rsidR="004D0E31">
        <w:rPr>
          <w:rFonts w:asciiTheme="majorBidi" w:hAnsiTheme="majorBidi" w:cstheme="majorBidi"/>
        </w:rPr>
        <w:t xml:space="preserve"> </w:t>
      </w:r>
      <w:r w:rsidR="004D0E31" w:rsidRPr="008A29BC">
        <w:rPr>
          <w:rFonts w:asciiTheme="majorBidi" w:hAnsiTheme="majorBidi" w:cstheme="majorBidi"/>
        </w:rPr>
        <w:t>(54</w:t>
      </w:r>
      <w:r w:rsidR="004D0E31">
        <w:rPr>
          <w:rFonts w:asciiTheme="majorBidi" w:hAnsiTheme="majorBidi" w:cstheme="majorBidi"/>
        </w:rPr>
        <w:t>.6% Caucasian, 31.5</w:t>
      </w:r>
      <w:r w:rsidR="004D0E31" w:rsidRPr="008A29BC">
        <w:rPr>
          <w:rFonts w:asciiTheme="majorBidi" w:hAnsiTheme="majorBidi" w:cstheme="majorBidi"/>
        </w:rPr>
        <w:t>% African American)</w:t>
      </w:r>
      <w:r w:rsidRPr="008A29BC">
        <w:rPr>
          <w:rFonts w:asciiTheme="majorBidi" w:hAnsiTheme="majorBidi" w:cstheme="majorBidi"/>
        </w:rPr>
        <w:t xml:space="preserve"> were recruited using </w:t>
      </w:r>
      <w:r w:rsidR="00DC7156">
        <w:rPr>
          <w:rFonts w:asciiTheme="majorBidi" w:hAnsiTheme="majorBidi" w:cstheme="majorBidi"/>
        </w:rPr>
        <w:t>the university</w:t>
      </w:r>
      <w:r w:rsidR="00DC7156" w:rsidRPr="008A29BC">
        <w:rPr>
          <w:rFonts w:asciiTheme="majorBidi" w:hAnsiTheme="majorBidi" w:cstheme="majorBidi"/>
        </w:rPr>
        <w:t>’</w:t>
      </w:r>
      <w:r w:rsidR="00DC7156">
        <w:rPr>
          <w:rFonts w:asciiTheme="majorBidi" w:hAnsiTheme="majorBidi" w:cstheme="majorBidi"/>
        </w:rPr>
        <w:t xml:space="preserve">s </w:t>
      </w:r>
      <w:r w:rsidR="0077218E">
        <w:rPr>
          <w:rFonts w:asciiTheme="majorBidi" w:hAnsiTheme="majorBidi" w:cstheme="majorBidi"/>
        </w:rPr>
        <w:t xml:space="preserve">psychology research pool and via </w:t>
      </w:r>
      <w:r w:rsidR="00A26B94">
        <w:rPr>
          <w:rFonts w:asciiTheme="majorBidi" w:hAnsiTheme="majorBidi" w:cstheme="majorBidi"/>
        </w:rPr>
        <w:t>responding to a flyer recruiting arts majors for psychology research</w:t>
      </w:r>
      <w:r w:rsidR="0077218E">
        <w:rPr>
          <w:rFonts w:asciiTheme="majorBidi" w:hAnsiTheme="majorBidi" w:cstheme="majorBidi"/>
        </w:rPr>
        <w:t>.</w:t>
      </w:r>
      <w:r w:rsidRPr="008A29BC">
        <w:rPr>
          <w:rFonts w:asciiTheme="majorBidi" w:hAnsiTheme="majorBidi" w:cstheme="majorBidi"/>
        </w:rPr>
        <w:t xml:space="preserve"> </w:t>
      </w:r>
      <w:r w:rsidR="0077218E" w:rsidRPr="008A29BC">
        <w:rPr>
          <w:rFonts w:asciiTheme="majorBidi" w:hAnsiTheme="majorBidi" w:cstheme="majorBidi"/>
        </w:rPr>
        <w:t>This sample</w:t>
      </w:r>
      <w:r w:rsidR="004D0E31">
        <w:rPr>
          <w:rFonts w:asciiTheme="majorBidi" w:hAnsiTheme="majorBidi" w:cstheme="majorBidi"/>
        </w:rPr>
        <w:t xml:space="preserve">, </w:t>
      </w:r>
      <w:r w:rsidR="00CF0DFE">
        <w:rPr>
          <w:rFonts w:asciiTheme="majorBidi" w:hAnsiTheme="majorBidi" w:cstheme="majorBidi"/>
        </w:rPr>
        <w:t xml:space="preserve">who </w:t>
      </w:r>
      <w:r w:rsidR="004D0E31">
        <w:rPr>
          <w:rFonts w:asciiTheme="majorBidi" w:hAnsiTheme="majorBidi" w:cstheme="majorBidi"/>
        </w:rPr>
        <w:t>was</w:t>
      </w:r>
      <w:r w:rsidR="00CF0DFE">
        <w:rPr>
          <w:rFonts w:asciiTheme="majorBidi" w:hAnsiTheme="majorBidi" w:cstheme="majorBidi"/>
        </w:rPr>
        <w:t xml:space="preserve"> primarily</w:t>
      </w:r>
      <w:r w:rsidR="00CF0DFE" w:rsidRPr="008A29BC">
        <w:rPr>
          <w:rFonts w:asciiTheme="majorBidi" w:hAnsiTheme="majorBidi" w:cstheme="majorBidi"/>
        </w:rPr>
        <w:t xml:space="preserve"> </w:t>
      </w:r>
      <w:bookmarkStart w:id="58" w:name="_Hlk507835106"/>
      <w:r w:rsidR="00CF0DFE" w:rsidRPr="008A29BC">
        <w:rPr>
          <w:rFonts w:asciiTheme="majorBidi" w:hAnsiTheme="majorBidi" w:cstheme="majorBidi"/>
        </w:rPr>
        <w:t>yo</w:t>
      </w:r>
      <w:bookmarkEnd w:id="58"/>
      <w:r w:rsidR="00CF0DFE" w:rsidRPr="008A29BC">
        <w:rPr>
          <w:rFonts w:asciiTheme="majorBidi" w:hAnsiTheme="majorBidi" w:cstheme="majorBidi"/>
        </w:rPr>
        <w:t>ung adults (</w:t>
      </w:r>
      <w:r w:rsidR="00CF0DFE" w:rsidRPr="008A29BC">
        <w:rPr>
          <w:rFonts w:asciiTheme="majorBidi" w:hAnsiTheme="majorBidi" w:cstheme="majorBidi"/>
          <w:i/>
        </w:rPr>
        <w:t>M</w:t>
      </w:r>
      <w:r w:rsidR="00CF0DFE" w:rsidRPr="001C2F7C">
        <w:rPr>
          <w:rFonts w:asciiTheme="majorBidi" w:hAnsiTheme="majorBidi" w:cstheme="majorBidi"/>
          <w:vertAlign w:val="subscript"/>
        </w:rPr>
        <w:t>age</w:t>
      </w:r>
      <w:r w:rsidR="00CF0DFE">
        <w:rPr>
          <w:rFonts w:asciiTheme="majorBidi" w:hAnsiTheme="majorBidi" w:cstheme="majorBidi"/>
        </w:rPr>
        <w:t xml:space="preserve"> = 19.86</w:t>
      </w:r>
      <w:r w:rsidR="00CF0DFE" w:rsidRPr="008A29BC">
        <w:rPr>
          <w:rFonts w:asciiTheme="majorBidi" w:hAnsiTheme="majorBidi" w:cstheme="majorBidi"/>
        </w:rPr>
        <w:t xml:space="preserve">, </w:t>
      </w:r>
      <w:r w:rsidR="00CF0DFE" w:rsidRPr="008A29BC">
        <w:rPr>
          <w:rFonts w:asciiTheme="majorBidi" w:hAnsiTheme="majorBidi" w:cstheme="majorBidi"/>
          <w:i/>
        </w:rPr>
        <w:t>SD</w:t>
      </w:r>
      <w:r w:rsidR="00CF0DFE" w:rsidRPr="001C2F7C">
        <w:rPr>
          <w:rFonts w:asciiTheme="majorBidi" w:hAnsiTheme="majorBidi" w:cstheme="majorBidi"/>
          <w:vertAlign w:val="subscript"/>
        </w:rPr>
        <w:t>age</w:t>
      </w:r>
      <w:r w:rsidR="00CF0DFE">
        <w:rPr>
          <w:rFonts w:asciiTheme="majorBidi" w:hAnsiTheme="majorBidi" w:cstheme="majorBidi"/>
        </w:rPr>
        <w:t xml:space="preserve"> = 3.70, 75.9% female),</w:t>
      </w:r>
      <w:r w:rsidR="0077218E" w:rsidRPr="008A29BC">
        <w:rPr>
          <w:rFonts w:asciiTheme="majorBidi" w:hAnsiTheme="majorBidi" w:cstheme="majorBidi"/>
        </w:rPr>
        <w:t xml:space="preserve"> specifically oversampled </w:t>
      </w:r>
      <w:r w:rsidR="008D6DC6">
        <w:rPr>
          <w:rFonts w:asciiTheme="majorBidi" w:hAnsiTheme="majorBidi" w:cstheme="majorBidi"/>
        </w:rPr>
        <w:t xml:space="preserve">students majoring in the arts (i.e., music, theatre, fine </w:t>
      </w:r>
      <w:r w:rsidR="008D6DC6">
        <w:rPr>
          <w:rFonts w:asciiTheme="majorBidi" w:hAnsiTheme="majorBidi" w:cstheme="majorBidi"/>
        </w:rPr>
        <w:lastRenderedPageBreak/>
        <w:t>arts)</w:t>
      </w:r>
      <w:r w:rsidR="0077218E" w:rsidRPr="008A29BC">
        <w:rPr>
          <w:rFonts w:asciiTheme="majorBidi" w:hAnsiTheme="majorBidi" w:cstheme="majorBidi"/>
        </w:rPr>
        <w:t xml:space="preserve"> to increase the sample’s population of creative domains</w:t>
      </w:r>
      <w:r w:rsidR="0077218E">
        <w:rPr>
          <w:rFonts w:asciiTheme="majorBidi" w:hAnsiTheme="majorBidi" w:cstheme="majorBidi"/>
        </w:rPr>
        <w:t xml:space="preserve">. If </w:t>
      </w:r>
      <w:r w:rsidR="008D6DC6">
        <w:rPr>
          <w:rFonts w:asciiTheme="majorBidi" w:hAnsiTheme="majorBidi" w:cstheme="majorBidi"/>
        </w:rPr>
        <w:t>students majoring in the arts</w:t>
      </w:r>
      <w:r w:rsidR="0077218E">
        <w:rPr>
          <w:rFonts w:asciiTheme="majorBidi" w:hAnsiTheme="majorBidi" w:cstheme="majorBidi"/>
        </w:rPr>
        <w:t xml:space="preserve"> were not in a psychology course, then they were compensated $20 for their participation.</w:t>
      </w:r>
    </w:p>
    <w:p w14:paraId="3830AAA9" w14:textId="0B704FBB" w:rsidR="001C2F7C" w:rsidRDefault="00117BDE" w:rsidP="004F463C">
      <w:pPr>
        <w:pStyle w:val="NoSpacing"/>
        <w:widowControl w:val="0"/>
        <w:spacing w:line="480" w:lineRule="auto"/>
        <w:ind w:firstLine="720"/>
        <w:contextualSpacing/>
        <w:rPr>
          <w:rFonts w:asciiTheme="majorBidi" w:hAnsiTheme="majorBidi" w:cstheme="majorBidi"/>
        </w:rPr>
      </w:pPr>
      <w:r w:rsidRPr="00F8056D">
        <w:rPr>
          <w:rFonts w:asciiTheme="majorBidi" w:hAnsiTheme="majorBidi" w:cstheme="majorBidi"/>
        </w:rPr>
        <w:t>The third sample</w:t>
      </w:r>
      <w:r w:rsidR="004D0E31">
        <w:rPr>
          <w:rFonts w:asciiTheme="majorBidi" w:hAnsiTheme="majorBidi" w:cstheme="majorBidi"/>
        </w:rPr>
        <w:t xml:space="preserve"> recruited</w:t>
      </w:r>
      <w:r w:rsidR="00AB5B36">
        <w:rPr>
          <w:rFonts w:asciiTheme="majorBidi" w:hAnsiTheme="majorBidi" w:cstheme="majorBidi"/>
        </w:rPr>
        <w:t xml:space="preserve"> </w:t>
      </w:r>
      <w:r w:rsidR="0047068C">
        <w:rPr>
          <w:rFonts w:asciiTheme="majorBidi" w:hAnsiTheme="majorBidi" w:cstheme="majorBidi"/>
        </w:rPr>
        <w:t xml:space="preserve">605 </w:t>
      </w:r>
      <w:r w:rsidR="004D0E31">
        <w:rPr>
          <w:rFonts w:asciiTheme="majorBidi" w:hAnsiTheme="majorBidi" w:cstheme="majorBidi"/>
        </w:rPr>
        <w:t>participants</w:t>
      </w:r>
      <w:r w:rsidRPr="00F8056D">
        <w:rPr>
          <w:rFonts w:asciiTheme="majorBidi" w:hAnsiTheme="majorBidi" w:cstheme="majorBidi"/>
        </w:rPr>
        <w:t xml:space="preserve"> from</w:t>
      </w:r>
      <w:r w:rsidR="004D0E31">
        <w:rPr>
          <w:rFonts w:asciiTheme="majorBidi" w:hAnsiTheme="majorBidi" w:cstheme="majorBidi"/>
        </w:rPr>
        <w:t xml:space="preserve"> </w:t>
      </w:r>
      <w:r w:rsidR="003C5A6D" w:rsidRPr="00F8056D">
        <w:rPr>
          <w:rFonts w:asciiTheme="majorBidi" w:hAnsiTheme="majorBidi" w:cstheme="majorBidi"/>
        </w:rPr>
        <w:t>Amazon</w:t>
      </w:r>
      <w:r w:rsidRPr="00F8056D">
        <w:rPr>
          <w:rFonts w:asciiTheme="majorBidi" w:hAnsiTheme="majorBidi" w:cstheme="majorBidi"/>
        </w:rPr>
        <w:t xml:space="preserve"> </w:t>
      </w:r>
      <w:r w:rsidR="003C5A6D" w:rsidRPr="00F8056D">
        <w:rPr>
          <w:rFonts w:asciiTheme="majorBidi" w:hAnsiTheme="majorBidi" w:cstheme="majorBidi"/>
        </w:rPr>
        <w:t>M</w:t>
      </w:r>
      <w:r w:rsidR="00F8056D" w:rsidRPr="00F8056D">
        <w:rPr>
          <w:rFonts w:asciiTheme="majorBidi" w:hAnsiTheme="majorBidi" w:cstheme="majorBidi"/>
        </w:rPr>
        <w:t>echanical T</w:t>
      </w:r>
      <w:r w:rsidR="003C5A6D" w:rsidRPr="00F8056D">
        <w:rPr>
          <w:rFonts w:asciiTheme="majorBidi" w:hAnsiTheme="majorBidi" w:cstheme="majorBidi"/>
        </w:rPr>
        <w:t>urk</w:t>
      </w:r>
      <w:r w:rsidR="00F8056D" w:rsidRPr="00F8056D">
        <w:rPr>
          <w:rFonts w:asciiTheme="majorBidi" w:hAnsiTheme="majorBidi" w:cstheme="majorBidi"/>
        </w:rPr>
        <w:t xml:space="preserve"> (MTurk)</w:t>
      </w:r>
      <w:r w:rsidR="004D0E31">
        <w:rPr>
          <w:rFonts w:asciiTheme="majorBidi" w:hAnsiTheme="majorBidi" w:cstheme="majorBidi"/>
        </w:rPr>
        <w:t xml:space="preserve">, who </w:t>
      </w:r>
      <w:r w:rsidRPr="00F8056D">
        <w:rPr>
          <w:rFonts w:asciiTheme="majorBidi" w:hAnsiTheme="majorBidi" w:cstheme="majorBidi"/>
        </w:rPr>
        <w:t xml:space="preserve">were </w:t>
      </w:r>
      <w:r w:rsidR="003C5A6D" w:rsidRPr="00F8056D">
        <w:rPr>
          <w:rFonts w:asciiTheme="majorBidi" w:hAnsiTheme="majorBidi" w:cstheme="majorBidi"/>
        </w:rPr>
        <w:t>compensated $1.</w:t>
      </w:r>
      <w:r w:rsidR="0016751F" w:rsidRPr="00F8056D">
        <w:rPr>
          <w:rFonts w:asciiTheme="majorBidi" w:hAnsiTheme="majorBidi" w:cstheme="majorBidi"/>
        </w:rPr>
        <w:t>75</w:t>
      </w:r>
      <w:r w:rsidR="003C5A6D" w:rsidRPr="00F8056D">
        <w:rPr>
          <w:rFonts w:asciiTheme="majorBidi" w:hAnsiTheme="majorBidi" w:cstheme="majorBidi"/>
        </w:rPr>
        <w:t xml:space="preserve"> for their time</w:t>
      </w:r>
      <w:r w:rsidRPr="00F8056D">
        <w:rPr>
          <w:rFonts w:asciiTheme="majorBidi" w:hAnsiTheme="majorBidi" w:cstheme="majorBidi"/>
        </w:rPr>
        <w:t>.</w:t>
      </w:r>
      <w:r w:rsidR="00CF0DFE">
        <w:rPr>
          <w:rFonts w:asciiTheme="majorBidi" w:hAnsiTheme="majorBidi" w:cstheme="majorBidi"/>
        </w:rPr>
        <w:t xml:space="preserve"> This sample </w:t>
      </w:r>
      <w:r w:rsidR="00CF0DFE" w:rsidRPr="00F8056D">
        <w:rPr>
          <w:rFonts w:asciiTheme="majorBidi" w:hAnsiTheme="majorBidi" w:cstheme="majorBidi"/>
        </w:rPr>
        <w:t>(82.4% Caucasian, 10.3% African American, 9.4% Asian American</w:t>
      </w:r>
      <w:r w:rsidR="00CF0DFE">
        <w:rPr>
          <w:rFonts w:asciiTheme="majorBidi" w:hAnsiTheme="majorBidi" w:cstheme="majorBidi"/>
        </w:rPr>
        <w:t xml:space="preserve">) had a </w:t>
      </w:r>
      <w:r w:rsidR="00CF0DFE" w:rsidRPr="00F8056D">
        <w:rPr>
          <w:rFonts w:asciiTheme="majorBidi" w:hAnsiTheme="majorBidi" w:cstheme="majorBidi"/>
        </w:rPr>
        <w:t xml:space="preserve">broader age range </w:t>
      </w:r>
      <w:r w:rsidR="00CF0DFE">
        <w:rPr>
          <w:rFonts w:asciiTheme="majorBidi" w:hAnsiTheme="majorBidi" w:cstheme="majorBidi"/>
        </w:rPr>
        <w:t xml:space="preserve">(18 to 80 years old) </w:t>
      </w:r>
      <w:r w:rsidR="00CF0DFE" w:rsidRPr="00F8056D">
        <w:rPr>
          <w:rFonts w:asciiTheme="majorBidi" w:hAnsiTheme="majorBidi" w:cstheme="majorBidi"/>
        </w:rPr>
        <w:t xml:space="preserve">and </w:t>
      </w:r>
      <w:r w:rsidR="00CF0DFE">
        <w:rPr>
          <w:rFonts w:asciiTheme="majorBidi" w:hAnsiTheme="majorBidi" w:cstheme="majorBidi"/>
        </w:rPr>
        <w:t>a more equal gender distribution</w:t>
      </w:r>
      <w:r w:rsidR="00CF0DFE" w:rsidRPr="00F8056D">
        <w:rPr>
          <w:rFonts w:asciiTheme="majorBidi" w:hAnsiTheme="majorBidi" w:cstheme="majorBidi"/>
        </w:rPr>
        <w:t xml:space="preserve"> than our college samples (</w:t>
      </w:r>
      <w:r w:rsidR="00CF0DFE" w:rsidRPr="00F8056D">
        <w:rPr>
          <w:rFonts w:asciiTheme="majorBidi" w:hAnsiTheme="majorBidi" w:cstheme="majorBidi"/>
          <w:i/>
        </w:rPr>
        <w:t>M</w:t>
      </w:r>
      <w:r w:rsidR="00CF0DFE" w:rsidRPr="00F8056D">
        <w:rPr>
          <w:rFonts w:asciiTheme="majorBidi" w:hAnsiTheme="majorBidi" w:cstheme="majorBidi"/>
          <w:vertAlign w:val="subscript"/>
        </w:rPr>
        <w:t>age</w:t>
      </w:r>
      <w:r w:rsidR="00CF0DFE" w:rsidRPr="00F8056D">
        <w:rPr>
          <w:rFonts w:asciiTheme="majorBidi" w:hAnsiTheme="majorBidi" w:cstheme="majorBidi"/>
        </w:rPr>
        <w:t xml:space="preserve"> = 35.37, </w:t>
      </w:r>
      <w:r w:rsidR="00CF0DFE" w:rsidRPr="00F8056D">
        <w:rPr>
          <w:rFonts w:asciiTheme="majorBidi" w:hAnsiTheme="majorBidi" w:cstheme="majorBidi"/>
          <w:i/>
        </w:rPr>
        <w:t>SD</w:t>
      </w:r>
      <w:r w:rsidR="00CF0DFE" w:rsidRPr="00F8056D">
        <w:rPr>
          <w:rFonts w:asciiTheme="majorBidi" w:hAnsiTheme="majorBidi" w:cstheme="majorBidi"/>
          <w:vertAlign w:val="subscript"/>
        </w:rPr>
        <w:t>age</w:t>
      </w:r>
      <w:r w:rsidR="00CF0DFE" w:rsidRPr="00F8056D">
        <w:rPr>
          <w:rFonts w:asciiTheme="majorBidi" w:hAnsiTheme="majorBidi" w:cstheme="majorBidi"/>
        </w:rPr>
        <w:t xml:space="preserve"> = 11.22, 53.5% female, 45.7% male)</w:t>
      </w:r>
      <w:r w:rsidRPr="00F8056D">
        <w:rPr>
          <w:rFonts w:asciiTheme="majorBidi" w:hAnsiTheme="majorBidi" w:cstheme="majorBidi"/>
        </w:rPr>
        <w:t xml:space="preserve"> </w:t>
      </w:r>
      <w:r w:rsidR="00F8056D" w:rsidRPr="006E393F">
        <w:rPr>
          <w:rFonts w:asciiTheme="majorBidi" w:hAnsiTheme="majorBidi" w:cstheme="majorBidi"/>
        </w:rPr>
        <w:t>The study was visible</w:t>
      </w:r>
      <w:r w:rsidR="00517606">
        <w:rPr>
          <w:rFonts w:asciiTheme="majorBidi" w:hAnsiTheme="majorBidi" w:cstheme="majorBidi"/>
        </w:rPr>
        <w:t xml:space="preserve"> only</w:t>
      </w:r>
      <w:r w:rsidR="00F8056D" w:rsidRPr="006E393F">
        <w:rPr>
          <w:rFonts w:asciiTheme="majorBidi" w:hAnsiTheme="majorBidi" w:cstheme="majorBidi"/>
        </w:rPr>
        <w:t xml:space="preserve"> to </w:t>
      </w:r>
      <w:r w:rsidR="0047068C">
        <w:rPr>
          <w:rFonts w:asciiTheme="majorBidi" w:hAnsiTheme="majorBidi" w:cstheme="majorBidi"/>
        </w:rPr>
        <w:t>people</w:t>
      </w:r>
      <w:r w:rsidR="0047068C" w:rsidRPr="006E393F">
        <w:rPr>
          <w:rFonts w:asciiTheme="majorBidi" w:hAnsiTheme="majorBidi" w:cstheme="majorBidi"/>
        </w:rPr>
        <w:t xml:space="preserve"> </w:t>
      </w:r>
      <w:r w:rsidR="00F8056D" w:rsidRPr="006E393F">
        <w:rPr>
          <w:rFonts w:asciiTheme="majorBidi" w:hAnsiTheme="majorBidi" w:cstheme="majorBidi"/>
        </w:rPr>
        <w:t xml:space="preserve">who were </w:t>
      </w:r>
      <w:r w:rsidR="003C5A6D" w:rsidRPr="006E393F">
        <w:rPr>
          <w:rFonts w:asciiTheme="majorBidi" w:hAnsiTheme="majorBidi" w:cstheme="majorBidi"/>
        </w:rPr>
        <w:t>native Engli</w:t>
      </w:r>
      <w:r w:rsidR="006E393F">
        <w:rPr>
          <w:rFonts w:asciiTheme="majorBidi" w:hAnsiTheme="majorBidi" w:cstheme="majorBidi"/>
        </w:rPr>
        <w:t>sh speakers, over 18 years old,</w:t>
      </w:r>
      <w:r w:rsidR="00F8056D">
        <w:rPr>
          <w:rFonts w:asciiTheme="majorBidi" w:hAnsiTheme="majorBidi" w:cstheme="majorBidi"/>
        </w:rPr>
        <w:t xml:space="preserve"> </w:t>
      </w:r>
      <w:r w:rsidR="00F8056D" w:rsidRPr="006E393F">
        <w:rPr>
          <w:rFonts w:asciiTheme="majorBidi" w:hAnsiTheme="majorBidi" w:cstheme="majorBidi"/>
        </w:rPr>
        <w:t>located in the United States</w:t>
      </w:r>
      <w:r w:rsidR="00F8056D">
        <w:rPr>
          <w:rFonts w:asciiTheme="majorBidi" w:hAnsiTheme="majorBidi" w:cstheme="majorBidi"/>
        </w:rPr>
        <w:t>, and had</w:t>
      </w:r>
      <w:r w:rsidR="00F8056D" w:rsidRPr="006E393F">
        <w:rPr>
          <w:rFonts w:asciiTheme="majorBidi" w:hAnsiTheme="majorBidi" w:cstheme="majorBidi"/>
        </w:rPr>
        <w:t xml:space="preserve"> completed at least 100 MTurk human intelligence tasks with an approval rating no lower than 80%.</w:t>
      </w:r>
      <w:r w:rsidRPr="00F8056D">
        <w:rPr>
          <w:rFonts w:asciiTheme="majorBidi" w:hAnsiTheme="majorBidi" w:cstheme="majorBidi"/>
        </w:rPr>
        <w:t xml:space="preserve"> </w:t>
      </w:r>
    </w:p>
    <w:p w14:paraId="3E0FE6D8" w14:textId="60813029" w:rsidR="001C2F7C" w:rsidRDefault="00CF0DFE" w:rsidP="004F463C">
      <w:pPr>
        <w:pStyle w:val="NoSpacing"/>
        <w:widowControl w:val="0"/>
        <w:spacing w:line="480" w:lineRule="auto"/>
        <w:ind w:firstLine="720"/>
        <w:contextualSpacing/>
        <w:rPr>
          <w:rFonts w:asciiTheme="majorBidi" w:hAnsiTheme="majorBidi" w:cstheme="majorBidi"/>
        </w:rPr>
      </w:pPr>
      <w:r>
        <w:rPr>
          <w:rFonts w:asciiTheme="majorBidi" w:hAnsiTheme="majorBidi" w:cstheme="majorBidi"/>
        </w:rPr>
        <w:t>In total, 955 participants were recruited across the three samples</w:t>
      </w:r>
      <w:r w:rsidR="00A26B94">
        <w:rPr>
          <w:rFonts w:asciiTheme="majorBidi" w:hAnsiTheme="majorBidi" w:cstheme="majorBidi"/>
        </w:rPr>
        <w:t xml:space="preserve">—121 </w:t>
      </w:r>
      <w:r>
        <w:rPr>
          <w:rFonts w:asciiTheme="majorBidi" w:hAnsiTheme="majorBidi" w:cstheme="majorBidi"/>
        </w:rPr>
        <w:t xml:space="preserve">of these participants, however, </w:t>
      </w:r>
      <w:r w:rsidRPr="008A29BC">
        <w:rPr>
          <w:rFonts w:asciiTheme="majorBidi" w:hAnsiTheme="majorBidi" w:cstheme="majorBidi"/>
        </w:rPr>
        <w:t xml:space="preserve">were removed for </w:t>
      </w:r>
      <w:r>
        <w:rPr>
          <w:rFonts w:asciiTheme="majorBidi" w:hAnsiTheme="majorBidi" w:cstheme="majorBidi"/>
        </w:rPr>
        <w:t>having elevated scores on items intended to capture inattentive responding (see Maniaci &amp; Rogge, 2014; McKibben &amp; Silvia, 2016, 2017)</w:t>
      </w:r>
      <w:r w:rsidRPr="008A29BC">
        <w:rPr>
          <w:rFonts w:asciiTheme="majorBidi" w:hAnsiTheme="majorBidi" w:cstheme="majorBidi"/>
        </w:rPr>
        <w:t>.</w:t>
      </w:r>
      <w:r>
        <w:rPr>
          <w:rFonts w:asciiTheme="majorBidi" w:hAnsiTheme="majorBidi" w:cstheme="majorBidi"/>
        </w:rPr>
        <w:t xml:space="preserve"> Thirty-two participants were also removed from the analyses because the network analysis required complete cases.</w:t>
      </w:r>
      <w:r w:rsidR="00351BFE">
        <w:rPr>
          <w:rFonts w:asciiTheme="majorBidi" w:hAnsiTheme="majorBidi" w:cstheme="majorBidi"/>
        </w:rPr>
        <w:t xml:space="preserve"> In </w:t>
      </w:r>
      <w:r>
        <w:rPr>
          <w:rFonts w:asciiTheme="majorBidi" w:hAnsiTheme="majorBidi" w:cstheme="majorBidi"/>
        </w:rPr>
        <w:t>summary</w:t>
      </w:r>
      <w:r w:rsidR="00351BFE">
        <w:rPr>
          <w:rFonts w:asciiTheme="majorBidi" w:hAnsiTheme="majorBidi" w:cstheme="majorBidi"/>
        </w:rPr>
        <w:t>, 802 participants were included in the data analysis.</w:t>
      </w:r>
    </w:p>
    <w:p w14:paraId="507D8A64" w14:textId="41B3BBC0" w:rsidR="00936840" w:rsidRPr="00936840" w:rsidRDefault="00936840" w:rsidP="004F463C">
      <w:pPr>
        <w:pStyle w:val="NoSpacing"/>
        <w:widowControl w:val="0"/>
        <w:spacing w:line="480" w:lineRule="auto"/>
        <w:ind w:firstLine="720"/>
        <w:contextualSpacing/>
        <w:rPr>
          <w:rFonts w:asciiTheme="majorBidi" w:hAnsiTheme="majorBidi" w:cstheme="majorBidi"/>
        </w:rPr>
      </w:pPr>
      <w:r w:rsidRPr="006E393F">
        <w:t xml:space="preserve">Lab participants completed a paper consent form while MTurk participants completed an electronic version of the paper consent form via Qualtrics. </w:t>
      </w:r>
      <w:r>
        <w:t>P</w:t>
      </w:r>
      <w:r w:rsidRPr="006E393F">
        <w:t>articipants then completed demographics</w:t>
      </w:r>
      <w:r w:rsidR="00C346D6">
        <w:t xml:space="preserve"> </w:t>
      </w:r>
      <w:r w:rsidRPr="006E393F">
        <w:t xml:space="preserve">and the various Openness to Experience inventories. Items were randomized </w:t>
      </w:r>
      <w:r>
        <w:t>within</w:t>
      </w:r>
      <w:r w:rsidRPr="006E393F">
        <w:t xml:space="preserve"> inventories</w:t>
      </w:r>
      <w:r w:rsidR="00C346D6">
        <w:t xml:space="preserve">, </w:t>
      </w:r>
      <w:r>
        <w:t xml:space="preserve">and </w:t>
      </w:r>
      <w:r w:rsidR="00C346D6">
        <w:t xml:space="preserve">the </w:t>
      </w:r>
      <w:r>
        <w:t>inventory order was randomized</w:t>
      </w:r>
      <w:r w:rsidRPr="006E393F">
        <w:t xml:space="preserve">. Psychology participants were compensated with research credits and the </w:t>
      </w:r>
      <w:r w:rsidR="008D6DC6">
        <w:t>students majoring in the arts</w:t>
      </w:r>
      <w:r w:rsidR="008D6DC6" w:rsidRPr="006E393F">
        <w:t xml:space="preserve"> </w:t>
      </w:r>
      <w:r w:rsidRPr="006E393F">
        <w:t xml:space="preserve">and </w:t>
      </w:r>
      <w:r w:rsidR="00363C43" w:rsidRPr="00363C43">
        <w:t>MTurk</w:t>
      </w:r>
      <w:r w:rsidRPr="006E393F">
        <w:t xml:space="preserve"> participants were compensated with </w:t>
      </w:r>
      <w:r w:rsidR="00C346D6">
        <w:t>money</w:t>
      </w:r>
      <w:r w:rsidRPr="006E393F">
        <w:t xml:space="preserve">. All studies were approved by </w:t>
      </w:r>
      <w:r w:rsidR="00DC7156">
        <w:t xml:space="preserve">the university’s </w:t>
      </w:r>
      <w:r w:rsidRPr="006E393F">
        <w:t>Institutional Review Board.</w:t>
      </w:r>
    </w:p>
    <w:p w14:paraId="0317B0F5" w14:textId="77777777" w:rsidR="00117BDE" w:rsidRDefault="00117BDE" w:rsidP="004F463C">
      <w:pPr>
        <w:widowControl w:val="0"/>
        <w:contextualSpacing/>
      </w:pPr>
      <w:r>
        <w:rPr>
          <w:b/>
        </w:rPr>
        <w:t>Materials</w:t>
      </w:r>
    </w:p>
    <w:p w14:paraId="3EEC5B3B" w14:textId="25415817" w:rsidR="00117BDE" w:rsidRDefault="000D2C70" w:rsidP="004F463C">
      <w:pPr>
        <w:widowControl w:val="0"/>
        <w:ind w:firstLine="720"/>
        <w:contextualSpacing/>
      </w:pPr>
      <w:r>
        <w:rPr>
          <w:b/>
        </w:rPr>
        <w:t>Openness to e</w:t>
      </w:r>
      <w:r w:rsidR="00C009EF">
        <w:rPr>
          <w:b/>
        </w:rPr>
        <w:t>xperience</w:t>
      </w:r>
      <w:r w:rsidR="00117BDE">
        <w:rPr>
          <w:b/>
        </w:rPr>
        <w:t>.</w:t>
      </w:r>
      <w:r w:rsidR="00117BDE">
        <w:t xml:space="preserve"> People comple</w:t>
      </w:r>
      <w:r w:rsidR="00D13AA5">
        <w:t>ted four different measures of O</w:t>
      </w:r>
      <w:r w:rsidR="00117BDE" w:rsidRPr="0012138F">
        <w:t>penness</w:t>
      </w:r>
      <w:r w:rsidR="00D13AA5">
        <w:t xml:space="preserve"> to </w:t>
      </w:r>
      <w:r w:rsidR="00D13AA5">
        <w:lastRenderedPageBreak/>
        <w:t>E</w:t>
      </w:r>
      <w:r w:rsidR="00117BDE">
        <w:t>xperience</w:t>
      </w:r>
      <w:r w:rsidR="00117BDE" w:rsidRPr="0012138F">
        <w:t>:</w:t>
      </w:r>
      <w:r w:rsidR="00117BDE">
        <w:t xml:space="preserve"> HEXACO</w:t>
      </w:r>
      <w:r w:rsidR="00206B9F">
        <w:t>-100</w:t>
      </w:r>
      <w:r w:rsidR="00117BDE">
        <w:t>,</w:t>
      </w:r>
      <w:r w:rsidR="00117BDE" w:rsidRPr="0012138F">
        <w:t xml:space="preserve"> </w:t>
      </w:r>
      <w:r w:rsidR="008D6DC6">
        <w:t>BFAS</w:t>
      </w:r>
      <w:r w:rsidR="00117BDE" w:rsidRPr="0012138F">
        <w:t>, NEO-</w:t>
      </w:r>
      <w:r w:rsidR="00117BDE">
        <w:t>PI</w:t>
      </w:r>
      <w:r w:rsidR="00117BDE" w:rsidRPr="0012138F">
        <w:t>-3</w:t>
      </w:r>
      <w:r w:rsidR="00117BDE">
        <w:t xml:space="preserve">, </w:t>
      </w:r>
      <w:r w:rsidR="00117BDE" w:rsidRPr="0012138F">
        <w:t xml:space="preserve">and </w:t>
      </w:r>
      <w:r w:rsidR="00117BDE">
        <w:t>Woo et al.’s Openness to Experience Inventory</w:t>
      </w:r>
      <w:r w:rsidR="00117BDE" w:rsidRPr="0012138F">
        <w:t>.</w:t>
      </w:r>
      <w:r w:rsidR="00117BDE">
        <w:t xml:space="preserve"> All responses were on </w:t>
      </w:r>
      <w:r w:rsidR="00117BDE" w:rsidRPr="0012138F">
        <w:t xml:space="preserve">a 5-point </w:t>
      </w:r>
      <w:r w:rsidR="00117BDE">
        <w:t>L</w:t>
      </w:r>
      <w:r w:rsidR="00117BDE" w:rsidRPr="0012138F">
        <w:t>ikert scal</w:t>
      </w:r>
      <w:r w:rsidR="00117BDE">
        <w:t xml:space="preserve">e ranging from </w:t>
      </w:r>
      <w:r w:rsidR="00117BDE" w:rsidRPr="0012138F">
        <w:t xml:space="preserve">1 </w:t>
      </w:r>
      <w:r w:rsidR="00117BDE">
        <w:t>(</w:t>
      </w:r>
      <w:r w:rsidR="00117BDE" w:rsidRPr="0012138F">
        <w:rPr>
          <w:i/>
        </w:rPr>
        <w:t>Strongly Disagree</w:t>
      </w:r>
      <w:r w:rsidR="00117BDE" w:rsidRPr="005D005A">
        <w:t>)</w:t>
      </w:r>
      <w:r w:rsidR="00117BDE">
        <w:t xml:space="preserve"> to </w:t>
      </w:r>
      <w:r w:rsidR="00117BDE" w:rsidRPr="0012138F">
        <w:t xml:space="preserve">5 </w:t>
      </w:r>
      <w:r w:rsidR="00117BDE">
        <w:t>(</w:t>
      </w:r>
      <w:r w:rsidR="00117BDE" w:rsidRPr="0012138F">
        <w:rPr>
          <w:i/>
        </w:rPr>
        <w:t>Strongly Agree</w:t>
      </w:r>
      <w:r w:rsidR="00117BDE" w:rsidRPr="005D005A">
        <w:t>)</w:t>
      </w:r>
      <w:r w:rsidR="00117BDE">
        <w:t>.</w:t>
      </w:r>
      <w:r w:rsidR="00BA3547">
        <w:t xml:space="preserve"> Responses were reverse coded where applicable to provide a positive manifold.</w:t>
      </w:r>
    </w:p>
    <w:p w14:paraId="0C74B111" w14:textId="50916D30" w:rsidR="00117BDE" w:rsidRDefault="00117BDE" w:rsidP="004F463C">
      <w:pPr>
        <w:widowControl w:val="0"/>
        <w:ind w:firstLine="720"/>
        <w:contextualSpacing/>
      </w:pPr>
      <w:r>
        <w:t xml:space="preserve">The HEXACO-100 personality inventory’s scale of </w:t>
      </w:r>
      <w:r w:rsidR="007534DF">
        <w:t>O</w:t>
      </w:r>
      <w:r>
        <w:t xml:space="preserve">penness </w:t>
      </w:r>
      <w:r w:rsidR="007534DF">
        <w:t xml:space="preserve">to Experience </w:t>
      </w:r>
      <w:r>
        <w:t>has four facets—</w:t>
      </w:r>
      <w:r w:rsidRPr="002A13BF">
        <w:rPr>
          <w:i/>
        </w:rPr>
        <w:t>aesthetic appreciation, inquisitiveness, creativity,</w:t>
      </w:r>
      <w:r>
        <w:t xml:space="preserve"> and </w:t>
      </w:r>
      <w:r w:rsidRPr="002A13BF">
        <w:rPr>
          <w:i/>
        </w:rPr>
        <w:t>unconventionality</w:t>
      </w:r>
      <w:r>
        <w:t>—with four items per facet (16 items total; Lee &amp; Ashton, 2004</w:t>
      </w:r>
      <w:r w:rsidR="00F65098">
        <w:t>, in press</w:t>
      </w:r>
      <w:r>
        <w:t>).</w:t>
      </w:r>
    </w:p>
    <w:p w14:paraId="73B9A05B" w14:textId="6CBEE04A" w:rsidR="00117BDE" w:rsidRPr="0004429E" w:rsidRDefault="00117BDE" w:rsidP="004F463C">
      <w:pPr>
        <w:widowControl w:val="0"/>
        <w:ind w:firstLine="720"/>
        <w:contextualSpacing/>
      </w:pPr>
      <w:r>
        <w:t>The BFAS (DeYoung et al., 2007) splits personality traits into two aspects</w:t>
      </w:r>
      <w:r w:rsidR="007534DF">
        <w:t>:</w:t>
      </w:r>
      <w:r>
        <w:t xml:space="preserve"> </w:t>
      </w:r>
      <w:r w:rsidRPr="00FE5216">
        <w:rPr>
          <w:i/>
        </w:rPr>
        <w:t>Openness</w:t>
      </w:r>
      <w:r w:rsidR="00D13AA5">
        <w:rPr>
          <w:i/>
        </w:rPr>
        <w:t xml:space="preserve"> </w:t>
      </w:r>
      <w:r w:rsidR="00D13AA5">
        <w:t>(</w:t>
      </w:r>
      <w:r w:rsidR="0047068C">
        <w:t xml:space="preserve">i.e., </w:t>
      </w:r>
      <w:r w:rsidR="00D13AA5">
        <w:t>Experiencing)</w:t>
      </w:r>
      <w:r>
        <w:t>, reflecting perceptual and aesthetic engagement</w:t>
      </w:r>
      <w:r w:rsidR="00E73B7E">
        <w:t xml:space="preserve"> (10 items)</w:t>
      </w:r>
      <w:r>
        <w:t xml:space="preserve">, and </w:t>
      </w:r>
      <w:r>
        <w:rPr>
          <w:i/>
        </w:rPr>
        <w:t>I</w:t>
      </w:r>
      <w:r w:rsidRPr="00FE5216">
        <w:rPr>
          <w:i/>
        </w:rPr>
        <w:t>ntellect</w:t>
      </w:r>
      <w:r>
        <w:t>, reflecting engagement in intellectual interests (10 items).</w:t>
      </w:r>
    </w:p>
    <w:p w14:paraId="3349B254" w14:textId="382EB786" w:rsidR="00117BDE" w:rsidRPr="0012138F" w:rsidRDefault="00D13AA5" w:rsidP="004F463C">
      <w:pPr>
        <w:widowControl w:val="0"/>
        <w:ind w:firstLine="720"/>
        <w:contextualSpacing/>
      </w:pPr>
      <w:r>
        <w:t xml:space="preserve">The </w:t>
      </w:r>
      <w:r w:rsidR="00117BDE" w:rsidRPr="0012138F">
        <w:t>NEO-</w:t>
      </w:r>
      <w:r w:rsidR="00117BDE">
        <w:t>PI</w:t>
      </w:r>
      <w:r w:rsidR="00117BDE" w:rsidRPr="0012138F">
        <w:t xml:space="preserve">-3 </w:t>
      </w:r>
      <w:r w:rsidR="00117BDE">
        <w:t>(McCrae, Costa, &amp; Martin, 2005)</w:t>
      </w:r>
      <w:r w:rsidR="00006F71">
        <w:t xml:space="preserve"> </w:t>
      </w:r>
      <w:r>
        <w:t>Openness to Experience inventory</w:t>
      </w:r>
      <w:r w:rsidR="00117BDE">
        <w:t xml:space="preserve"> has eight items per facet—</w:t>
      </w:r>
      <w:r w:rsidR="00117BDE" w:rsidRPr="005559F5">
        <w:rPr>
          <w:i/>
        </w:rPr>
        <w:t xml:space="preserve">ideas, </w:t>
      </w:r>
      <w:r w:rsidR="00117BDE">
        <w:rPr>
          <w:i/>
        </w:rPr>
        <w:t>values, fantasy, action, depth,</w:t>
      </w:r>
      <w:r w:rsidR="00117BDE">
        <w:t xml:space="preserve"> and</w:t>
      </w:r>
      <w:r w:rsidR="00117BDE" w:rsidRPr="005559F5">
        <w:t xml:space="preserve"> </w:t>
      </w:r>
      <w:r w:rsidR="00117BDE" w:rsidRPr="005559F5">
        <w:rPr>
          <w:i/>
        </w:rPr>
        <w:t>aesthetics</w:t>
      </w:r>
      <w:r w:rsidR="00117BDE">
        <w:rPr>
          <w:i/>
        </w:rPr>
        <w:t>—</w:t>
      </w:r>
      <w:r w:rsidR="00117BDE">
        <w:t>for a total of 48 items.</w:t>
      </w:r>
    </w:p>
    <w:p w14:paraId="2D4B1051" w14:textId="34458B4E" w:rsidR="00117BDE" w:rsidRDefault="00117BDE" w:rsidP="004F463C">
      <w:pPr>
        <w:widowControl w:val="0"/>
        <w:ind w:firstLine="720"/>
        <w:contextualSpacing/>
      </w:pPr>
      <w:r>
        <w:t>Finally, Woo et al.’s (2014) Openness to Experience Inventory</w:t>
      </w:r>
      <w:r w:rsidRPr="0012138F">
        <w:t xml:space="preserve"> </w:t>
      </w:r>
      <w:r w:rsidR="00AB5B36">
        <w:t>contain</w:t>
      </w:r>
      <w:r w:rsidR="00CB283C">
        <w:t>s</w:t>
      </w:r>
      <w:r w:rsidR="00006F71">
        <w:t xml:space="preserve"> six facets</w:t>
      </w:r>
      <w:r w:rsidRPr="0012138F">
        <w:t xml:space="preserve">: </w:t>
      </w:r>
      <w:r w:rsidRPr="0004429E">
        <w:rPr>
          <w:i/>
        </w:rPr>
        <w:t>aesthetics</w:t>
      </w:r>
      <w:r w:rsidRPr="0012138F">
        <w:t xml:space="preserve">, </w:t>
      </w:r>
      <w:r w:rsidRPr="0004429E">
        <w:rPr>
          <w:i/>
        </w:rPr>
        <w:t>curiosity</w:t>
      </w:r>
      <w:r w:rsidRPr="0012138F">
        <w:t xml:space="preserve">, </w:t>
      </w:r>
      <w:r w:rsidRPr="0004429E">
        <w:rPr>
          <w:i/>
        </w:rPr>
        <w:t>depth</w:t>
      </w:r>
      <w:r w:rsidRPr="0012138F">
        <w:t xml:space="preserve">, </w:t>
      </w:r>
      <w:r w:rsidRPr="0004429E">
        <w:rPr>
          <w:i/>
        </w:rPr>
        <w:t>intellectual efficiency</w:t>
      </w:r>
      <w:r w:rsidRPr="0012138F">
        <w:t xml:space="preserve">, and </w:t>
      </w:r>
      <w:r w:rsidRPr="0004429E">
        <w:rPr>
          <w:i/>
        </w:rPr>
        <w:t>tolerance</w:t>
      </w:r>
      <w:r w:rsidRPr="0012138F">
        <w:t xml:space="preserve"> </w:t>
      </w:r>
      <w:r w:rsidRPr="0012138F">
        <w:fldChar w:fldCharType="begin"/>
      </w:r>
      <w:r w:rsidRPr="0012138F">
        <w:instrText xml:space="preserve"> ADDIN EN.CITE &lt;EndNote&gt;&lt;Cite&gt;&lt;Author&gt;Woo&lt;/Author&gt;&lt;Year&gt;2014&lt;/Year&gt;&lt;RecNum&gt;881&lt;/RecNum&gt;&lt;DisplayText&gt;(Woo et al., 2014)&lt;/DisplayText&gt;&lt;record&gt;&lt;rec-number&gt;881&lt;/rec-number&gt;&lt;foreign-keys&gt;&lt;key app="EN" db-id="saxpavw5f0f2x0exrvhp9rf9razzdsptwv0s" timestamp="1460219918"&gt;881&lt;/key&gt;&lt;key app="ENWeb" db-id=""&gt;0&lt;/key&gt;&lt;/foreign-keys&gt;&lt;ref-type name="Journal Article"&gt;17&lt;/ref-type&gt;&lt;contributors&gt;&lt;authors&gt;&lt;author&gt;Woo, S. E.&lt;/author&gt;&lt;author&gt;Chernyshenko, O. S.&lt;/author&gt;&lt;author&gt;Longley, A.&lt;/author&gt;&lt;author&gt;Zhang, Z. X.&lt;/author&gt;&lt;author&gt;Chiu, C. Y.&lt;/author&gt;&lt;author&gt;Stark, S. E.&lt;/author&gt;&lt;/authors&gt;&lt;/contributors&gt;&lt;auth-address&gt;a Department of Psychological Sciences , Purdue University.&lt;/auth-address&gt;&lt;titles&gt;&lt;title&gt;Openness to Experience: its lower level structure, measurement, and cross-cultural equivalence&lt;/title&gt;&lt;secondary-title&gt;J Pers Assess&lt;/secondary-title&gt;&lt;/titles&gt;&lt;periodical&gt;&lt;full-title&gt;J Pers Assess&lt;/full-title&gt;&lt;/periodical&gt;&lt;pages&gt;29-45&lt;/pages&gt;&lt;volume&gt;96&lt;/volume&gt;&lt;number&gt;1&lt;/number&gt;&lt;keywords&gt;&lt;keyword&gt;Adult&lt;/keyword&gt;&lt;keyword&gt;Aged&lt;/keyword&gt;&lt;keyword&gt;Aged, 80 and over&lt;/keyword&gt;&lt;keyword&gt;China&lt;/keyword&gt;&lt;keyword&gt;Cross-Cultural Comparison&lt;/keyword&gt;&lt;keyword&gt;*Culture&lt;/keyword&gt;&lt;keyword&gt;*Exploratory Behavior&lt;/keyword&gt;&lt;keyword&gt;Female&lt;/keyword&gt;&lt;keyword&gt;Humans&lt;/keyword&gt;&lt;keyword&gt;*Intelligence&lt;/keyword&gt;&lt;keyword&gt;Male&lt;/keyword&gt;&lt;keyword&gt;Middle Aged&lt;/keyword&gt;&lt;keyword&gt;*Personality&lt;/keyword&gt;&lt;keyword&gt;Personality Inventory&lt;/keyword&gt;&lt;keyword&gt;Surveys and Questionnaires&lt;/keyword&gt;&lt;keyword&gt;United States&lt;/keyword&gt;&lt;keyword&gt;Young Adult&lt;/keyword&gt;&lt;/keywords&gt;&lt;dates&gt;&lt;year&gt;2014&lt;/year&gt;&lt;/dates&gt;&lt;isbn&gt;1532-7752 (Electronic)&amp;#xD;0022-3891 (Linking)&lt;/isbn&gt;&lt;accession-num&gt;23795950&lt;/accession-num&gt;&lt;urls&gt;&lt;related-urls&gt;&lt;url&gt;http://www.ncbi.nlm.nih.gov/pubmed/23795950&lt;/url&gt;&lt;/related-urls&gt;&lt;/urls&gt;&lt;electronic-resource-num&gt;10.1080/00223891.2013.806328&lt;/electronic-resource-num&gt;&lt;/record&gt;&lt;/Cite&gt;&lt;/EndNote&gt;</w:instrText>
      </w:r>
      <w:r w:rsidRPr="0012138F">
        <w:fldChar w:fldCharType="separate"/>
      </w:r>
      <w:r w:rsidRPr="0012138F">
        <w:t>(</w:t>
      </w:r>
      <w:r>
        <w:t>9 items per facet</w:t>
      </w:r>
      <w:r w:rsidRPr="0012138F">
        <w:t>)</w:t>
      </w:r>
      <w:r w:rsidRPr="0012138F">
        <w:fldChar w:fldCharType="end"/>
      </w:r>
      <w:r w:rsidRPr="0012138F">
        <w:t>.</w:t>
      </w:r>
      <w:r w:rsidR="00D13AA5">
        <w:t xml:space="preserve"> Overall, the Openness to Experience inventory</w:t>
      </w:r>
      <w:r>
        <w:t xml:space="preserve"> has 54 items and the two </w:t>
      </w:r>
      <w:r w:rsidR="0047068C">
        <w:t>aspects</w:t>
      </w:r>
      <w:r>
        <w:t>—</w:t>
      </w:r>
      <w:r w:rsidRPr="002A13BF">
        <w:rPr>
          <w:i/>
        </w:rPr>
        <w:t>Culture</w:t>
      </w:r>
      <w:r w:rsidR="00D13AA5">
        <w:rPr>
          <w:i/>
        </w:rPr>
        <w:t xml:space="preserve"> </w:t>
      </w:r>
      <w:r w:rsidR="00D13AA5">
        <w:t>(</w:t>
      </w:r>
      <w:r w:rsidR="0047068C">
        <w:t xml:space="preserve">i.e., </w:t>
      </w:r>
      <w:r w:rsidR="00D13AA5">
        <w:t>Experiencing)</w:t>
      </w:r>
      <w:r>
        <w:t xml:space="preserve"> and </w:t>
      </w:r>
      <w:r w:rsidRPr="002A13BF">
        <w:rPr>
          <w:i/>
        </w:rPr>
        <w:t>Creative Intellect</w:t>
      </w:r>
      <w:r w:rsidR="00D13AA5">
        <w:rPr>
          <w:i/>
        </w:rPr>
        <w:t xml:space="preserve"> </w:t>
      </w:r>
      <w:r w:rsidR="00D13AA5">
        <w:t>(</w:t>
      </w:r>
      <w:r w:rsidR="0047068C">
        <w:t xml:space="preserve">i.e., </w:t>
      </w:r>
      <w:r w:rsidR="00D13AA5">
        <w:t>Intellect)</w:t>
      </w:r>
      <w:r>
        <w:t>—have 27 items each.</w:t>
      </w:r>
    </w:p>
    <w:p w14:paraId="33BDB810" w14:textId="1FDF7D6C" w:rsidR="000D2C70" w:rsidRDefault="005C5EAD" w:rsidP="004F463C">
      <w:pPr>
        <w:widowControl w:val="0"/>
        <w:contextualSpacing/>
      </w:pPr>
      <w:r>
        <w:rPr>
          <w:b/>
        </w:rPr>
        <w:t>Network Construction</w:t>
      </w:r>
    </w:p>
    <w:p w14:paraId="104AFFFA" w14:textId="2483D1C1" w:rsidR="00AC2D50" w:rsidRDefault="00C009EF" w:rsidP="004F463C">
      <w:pPr>
        <w:widowControl w:val="0"/>
        <w:ind w:firstLine="720"/>
        <w:contextualSpacing/>
      </w:pPr>
      <w:r>
        <w:t xml:space="preserve"> </w:t>
      </w:r>
      <w:r w:rsidR="000D2C70">
        <w:rPr>
          <w:b/>
        </w:rPr>
        <w:t xml:space="preserve">Network filtering. </w:t>
      </w:r>
      <w:r w:rsidR="005C5EAD">
        <w:t>In this network,</w:t>
      </w:r>
      <w:r w:rsidR="00D13AA5">
        <w:t xml:space="preserve"> the</w:t>
      </w:r>
      <w:r w:rsidR="005C5EAD">
        <w:t xml:space="preserve"> nodes repres</w:t>
      </w:r>
      <w:r w:rsidR="00D13AA5">
        <w:t xml:space="preserve">ent the </w:t>
      </w:r>
      <w:r w:rsidR="004D1236">
        <w:t xml:space="preserve">individual </w:t>
      </w:r>
      <w:r w:rsidR="00D13AA5">
        <w:t xml:space="preserve">items </w:t>
      </w:r>
      <w:r w:rsidR="004D1236">
        <w:t xml:space="preserve">from </w:t>
      </w:r>
      <w:r w:rsidR="00D13AA5">
        <w:t>the four O</w:t>
      </w:r>
      <w:r w:rsidR="005C5EAD">
        <w:t xml:space="preserve">penness to </w:t>
      </w:r>
      <w:r w:rsidR="00D13AA5">
        <w:t>E</w:t>
      </w:r>
      <w:r w:rsidR="005C5EAD">
        <w:t xml:space="preserve">xperience inventories </w:t>
      </w:r>
      <w:r w:rsidR="005C5EAD" w:rsidRPr="005559F5">
        <w:t xml:space="preserve">and </w:t>
      </w:r>
      <w:r w:rsidR="005C5EAD">
        <w:t xml:space="preserve">the </w:t>
      </w:r>
      <w:r w:rsidR="005C5EAD" w:rsidRPr="005559F5">
        <w:t xml:space="preserve">edges </w:t>
      </w:r>
      <w:r w:rsidR="000912AB">
        <w:t xml:space="preserve">are </w:t>
      </w:r>
      <w:r w:rsidR="00AC2D50">
        <w:t>zero-order Pearson’s correlations</w:t>
      </w:r>
      <w:r w:rsidR="005C5EAD">
        <w:t xml:space="preserve"> between</w:t>
      </w:r>
      <w:r w:rsidR="00D13AA5">
        <w:t xml:space="preserve"> </w:t>
      </w:r>
      <w:r w:rsidR="005C5EAD">
        <w:t>items</w:t>
      </w:r>
      <w:r w:rsidR="005C5EAD" w:rsidRPr="005559F5">
        <w:t>.</w:t>
      </w:r>
      <w:r w:rsidR="005C5EAD">
        <w:t xml:space="preserve"> </w:t>
      </w:r>
      <w:bookmarkStart w:id="59" w:name="_Hlk505875266"/>
      <w:r w:rsidR="000912AB">
        <w:t xml:space="preserve">Pearson’s correlations were used to produce </w:t>
      </w:r>
      <w:r w:rsidR="00907267">
        <w:t>a correlation matrix</w:t>
      </w:r>
      <w:r w:rsidR="000912AB">
        <w:t xml:space="preserve"> that is most typical of what researchers use when conducting an </w:t>
      </w:r>
      <w:r w:rsidR="00F81553">
        <w:t>EFA</w:t>
      </w:r>
      <w:r w:rsidR="00907267">
        <w:t xml:space="preserve"> or confirmatory</w:t>
      </w:r>
      <w:r w:rsidR="000912AB">
        <w:t xml:space="preserve"> factor analysis</w:t>
      </w:r>
      <w:r w:rsidR="00345F63">
        <w:t xml:space="preserve"> (but see Epskamp &amp; Fried, 2018</w:t>
      </w:r>
      <w:r w:rsidR="00517606">
        <w:t xml:space="preserve"> for further discussion of non-normal and </w:t>
      </w:r>
      <w:r w:rsidR="000912AB">
        <w:t>ordinal dat</w:t>
      </w:r>
      <w:r w:rsidR="00517606">
        <w:t>a</w:t>
      </w:r>
      <w:r w:rsidR="000912AB">
        <w:t xml:space="preserve"> in network analysis).</w:t>
      </w:r>
      <w:bookmarkEnd w:id="59"/>
      <w:r w:rsidR="000912AB">
        <w:t xml:space="preserve"> </w:t>
      </w:r>
      <w:r w:rsidR="005C5EAD">
        <w:rPr>
          <w:iCs/>
        </w:rPr>
        <w:t>The TMFG method (Massara et al., 2016)</w:t>
      </w:r>
      <w:r w:rsidR="005C5EAD">
        <w:t xml:space="preserve"> was appl</w:t>
      </w:r>
      <w:r w:rsidR="00D13AA5">
        <w:t>ied to construct a sub-network</w:t>
      </w:r>
      <w:r w:rsidR="006E393F">
        <w:t xml:space="preserve">—a </w:t>
      </w:r>
      <w:r w:rsidR="006E393F">
        <w:lastRenderedPageBreak/>
        <w:t>smaller network within the full network—</w:t>
      </w:r>
      <w:r w:rsidR="005C5EAD" w:rsidRPr="00217425">
        <w:t xml:space="preserve">that captures the most relevant information </w:t>
      </w:r>
      <w:r w:rsidR="005C5EAD">
        <w:t xml:space="preserve">between nodes that are </w:t>
      </w:r>
      <w:r w:rsidR="005C5EAD" w:rsidRPr="00217425">
        <w:t>embedded in the original network</w:t>
      </w:r>
      <w:r w:rsidR="005C5EAD">
        <w:t xml:space="preserve"> and minimizes spurious associations</w:t>
      </w:r>
      <w:r w:rsidR="005C5EAD" w:rsidRPr="00217425">
        <w:t xml:space="preserve">. </w:t>
      </w:r>
      <w:r w:rsidR="005C5EAD">
        <w:t>The resulting sub-network is composed of</w:t>
      </w:r>
      <w:r w:rsidR="000912AB">
        <w:t xml:space="preserve"> 3- and</w:t>
      </w:r>
      <w:r w:rsidR="005C5EAD">
        <w:t xml:space="preserve"> 4-node cliques</w:t>
      </w:r>
      <w:r w:rsidR="006E393F">
        <w:t>—a set</w:t>
      </w:r>
      <w:r w:rsidR="00CC66E6">
        <w:t xml:space="preserve"> of connected nodes (e.g., a </w:t>
      </w:r>
      <w:r w:rsidR="000912AB">
        <w:t xml:space="preserve">triangle and </w:t>
      </w:r>
      <w:r w:rsidR="00CC66E6">
        <w:t>tetrahedron</w:t>
      </w:r>
      <w:r w:rsidR="000912AB">
        <w:t>, respectively</w:t>
      </w:r>
      <w:r w:rsidR="006E393F">
        <w:t>)—</w:t>
      </w:r>
      <w:r w:rsidR="005C5EAD">
        <w:t>and it retains a total of 3</w:t>
      </w:r>
      <w:r w:rsidR="005C5EAD">
        <w:rPr>
          <w:i/>
        </w:rPr>
        <w:t>n</w:t>
      </w:r>
      <w:r w:rsidR="00D13AA5">
        <w:t xml:space="preserve"> – 6 </w:t>
      </w:r>
      <w:r w:rsidR="005C5EAD">
        <w:t>e</w:t>
      </w:r>
      <w:r w:rsidR="00AC2D50">
        <w:t>dges from the original network</w:t>
      </w:r>
      <w:r w:rsidR="00D13AA5">
        <w:t xml:space="preserve"> (i.e., 408 edges)</w:t>
      </w:r>
      <w:r w:rsidR="00AC2D50">
        <w:t>.</w:t>
      </w:r>
    </w:p>
    <w:p w14:paraId="60B606B6" w14:textId="3725C6E1" w:rsidR="008653CF" w:rsidRDefault="005C5EAD" w:rsidP="004F463C">
      <w:pPr>
        <w:widowControl w:val="0"/>
        <w:ind w:firstLine="720"/>
        <w:contextualSpacing/>
      </w:pPr>
      <w:r>
        <w:t>The TMFG method begins by sorting all edge weights (i.e., the zero-order correlations</w:t>
      </w:r>
      <w:r w:rsidR="00AB5B36">
        <w:t>) in descending order and adds</w:t>
      </w:r>
      <w:r>
        <w:t xml:space="preserve"> the largest edge weight one by one, based on an iterative construction process of a topologically constrained network (i.e., planar</w:t>
      </w:r>
      <w:r w:rsidR="006E393F">
        <w:t xml:space="preserve">—a network that </w:t>
      </w:r>
      <w:r w:rsidR="006E393F" w:rsidRPr="00CC66E6">
        <w:t>can</w:t>
      </w:r>
      <w:r w:rsidR="006E393F">
        <w:rPr>
          <w:i/>
        </w:rPr>
        <w:t xml:space="preserve"> </w:t>
      </w:r>
      <w:r w:rsidR="006E393F">
        <w:t>be drawn on a sphere without connections crossing each other</w:t>
      </w:r>
      <w:r>
        <w:t>). In this const</w:t>
      </w:r>
      <w:r w:rsidR="006E393F">
        <w:t>ruction, the algorithm adds a node</w:t>
      </w:r>
      <w:r>
        <w:t xml:space="preserve"> into 3-cliques, based on a “</w:t>
      </w:r>
      <w:r>
        <w:rPr>
          <w:i/>
        </w:rPr>
        <w:t>T</w:t>
      </w:r>
      <w:r>
        <w:rPr>
          <w:i/>
          <w:vertAlign w:val="subscript"/>
        </w:rPr>
        <w:t>2</w:t>
      </w:r>
      <w:r>
        <w:t xml:space="preserve"> move” </w:t>
      </w:r>
      <w:r>
        <w:fldChar w:fldCharType="begin">
          <w:fldData xml:space="preserve">PEVuZE5vdGU+PENpdGU+PEF1dGhvcj5NYXNzYXJhPC9BdXRob3I+PFllYXI+MjAxNjwvWWVhcj48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</w:fldData>
        </w:fldChar>
      </w:r>
      <w:r>
        <w:instrText xml:space="preserve"> ADDIN EN.CITE </w:instrText>
      </w:r>
      <w:r>
        <w:fldChar w:fldCharType="begin">
          <w:fldData xml:space="preserve">PEVuZE5vdGU+PENpdGU+PEF1dGhvcj5NYXNzYXJhPC9BdXRob3I+PFllYXI+MjAxNjwvWWVhcj48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</w:fldData>
        </w:fldChar>
      </w:r>
      <w:r>
        <w:instrText xml:space="preserve"> ADDIN EN.CITE.DATA </w:instrText>
      </w:r>
      <w:r>
        <w:fldChar w:fldCharType="end"/>
      </w:r>
      <w:r>
        <w:fldChar w:fldCharType="separate"/>
      </w:r>
      <w:r w:rsidR="00DE4A9E">
        <w:rPr>
          <w:noProof/>
        </w:rPr>
        <w:t>(</w:t>
      </w:r>
      <w:r>
        <w:rPr>
          <w:noProof/>
        </w:rPr>
        <w:t>Massara et al., 2016)</w:t>
      </w:r>
      <w:r>
        <w:fldChar w:fldCharType="end"/>
      </w:r>
      <w:r>
        <w:t>.</w:t>
      </w:r>
      <w:r w:rsidRPr="003A6874">
        <w:t xml:space="preserve"> </w:t>
      </w:r>
      <w:r>
        <w:t xml:space="preserve">The </w:t>
      </w:r>
      <w:r>
        <w:rPr>
          <w:i/>
        </w:rPr>
        <w:t>T</w:t>
      </w:r>
      <w:r>
        <w:rPr>
          <w:i/>
          <w:vertAlign w:val="subscript"/>
        </w:rPr>
        <w:t>2</w:t>
      </w:r>
      <w:r w:rsidRPr="00CC0BF9">
        <w:t xml:space="preserve"> </w:t>
      </w:r>
      <w:r>
        <w:t xml:space="preserve">move inserts a node into any 3-clique’s center where edges are added to it, forming a tetrahedron and keeping the network planar. When adding these nodes, the algorithm optimizes </w:t>
      </w:r>
      <w:r w:rsidRPr="00870C5C">
        <w:t>a</w:t>
      </w:r>
      <w:r w:rsidR="006A5419">
        <w:t>n</w:t>
      </w:r>
      <w:r w:rsidRPr="00870C5C">
        <w:t xml:space="preserve"> </w:t>
      </w:r>
      <w:r w:rsidR="006A5419">
        <w:t>objective</w:t>
      </w:r>
      <w:r w:rsidRPr="00870C5C">
        <w:t xml:space="preserve"> function</w:t>
      </w:r>
      <w:r w:rsidR="006A5419">
        <w:t xml:space="preserve"> </w:t>
      </w:r>
      <w:r w:rsidRPr="00870C5C">
        <w:t>that ensures</w:t>
      </w:r>
      <w:r>
        <w:t xml:space="preserve"> the added node has the maximum increase in the sum of the additional edge weights (see</w:t>
      </w:r>
      <w:r w:rsidR="00B37B04">
        <w:t xml:space="preserve"> S</w:t>
      </w:r>
      <w:bookmarkStart w:id="60" w:name="_GoBack"/>
      <w:bookmarkEnd w:id="60"/>
      <w:r w:rsidR="00162F92">
        <w:t xml:space="preserve">I </w:t>
      </w:r>
      <w:r w:rsidR="00B37B04">
        <w:t>1 and</w:t>
      </w:r>
      <w:r w:rsidR="00AB5B36">
        <w:t xml:space="preserve"> Massara et al., 2016 for more</w:t>
      </w:r>
      <w:r>
        <w:t xml:space="preserve"> technical details).</w:t>
      </w:r>
      <w:r w:rsidR="00C91882">
        <w:t xml:space="preserve"> T</w:t>
      </w:r>
      <w:r w:rsidR="006E393F">
        <w:t>he TMFG</w:t>
      </w:r>
      <w:r w:rsidR="00AB5B36">
        <w:t>-filtered association matrix was constructed</w:t>
      </w:r>
      <w:r w:rsidR="006E393F">
        <w:t xml:space="preserve"> using the </w:t>
      </w:r>
      <w:r w:rsidR="006E393F">
        <w:rPr>
          <w:i/>
        </w:rPr>
        <w:t xml:space="preserve">NetworkToolbox </w:t>
      </w:r>
      <w:r w:rsidR="006E393F">
        <w:t>package</w:t>
      </w:r>
      <w:r w:rsidR="006E393F">
        <w:rPr>
          <w:rStyle w:val="FootnoteReference"/>
        </w:rPr>
        <w:footnoteReference w:id="1"/>
      </w:r>
      <w:r w:rsidR="006E393F">
        <w:t xml:space="preserve"> (Christensen, 201</w:t>
      </w:r>
      <w:ins w:id="61" w:author="A P Christensen" w:date="2018-03-03T10:10:00Z">
        <w:r w:rsidR="00F91A17">
          <w:t>8</w:t>
        </w:r>
      </w:ins>
      <w:del w:id="62" w:author="A P Christensen" w:date="2018-03-03T10:10:00Z">
        <w:r w:rsidR="006E393F" w:rsidDel="00F91A17">
          <w:delText>7</w:delText>
        </w:r>
      </w:del>
      <w:r w:rsidR="006E393F">
        <w:t>)</w:t>
      </w:r>
      <w:r w:rsidR="00AB5B36">
        <w:t xml:space="preserve"> in </w:t>
      </w:r>
      <w:r w:rsidR="00AB5B36" w:rsidRPr="00AB5B36">
        <w:rPr>
          <w:i/>
        </w:rPr>
        <w:t>R</w:t>
      </w:r>
      <w:r w:rsidR="00AB5B36">
        <w:t xml:space="preserve"> (R Core Team, 2017)</w:t>
      </w:r>
      <w:r w:rsidR="00C91882">
        <w:t>.</w:t>
      </w:r>
    </w:p>
    <w:p w14:paraId="2182B2E1" w14:textId="7F28B586" w:rsidR="008F18C6" w:rsidRPr="008F18C6" w:rsidRDefault="008F18C6" w:rsidP="004F463C">
      <w:pPr>
        <w:widowControl w:val="0"/>
        <w:contextualSpacing/>
        <w:rPr>
          <w:b/>
        </w:rPr>
      </w:pPr>
      <w:r>
        <w:rPr>
          <w:b/>
        </w:rPr>
        <w:t>Network Analysis</w:t>
      </w:r>
    </w:p>
    <w:p w14:paraId="0C88E247" w14:textId="46F9CF6E" w:rsidR="007B3C29" w:rsidRDefault="000D2C70" w:rsidP="004F463C">
      <w:pPr>
        <w:widowControl w:val="0"/>
        <w:ind w:firstLine="720"/>
        <w:contextualSpacing/>
      </w:pPr>
      <w:bookmarkStart w:id="63" w:name="_Hlk505702506"/>
      <w:r>
        <w:rPr>
          <w:b/>
        </w:rPr>
        <w:t>Community d</w:t>
      </w:r>
      <w:r w:rsidR="00DE1A84">
        <w:rPr>
          <w:b/>
        </w:rPr>
        <w:t>etection.</w:t>
      </w:r>
      <w:r w:rsidR="00A465FA">
        <w:rPr>
          <w:b/>
        </w:rPr>
        <w:t xml:space="preserve"> </w:t>
      </w:r>
      <w:r w:rsidR="000B5297">
        <w:t>After the TMFG method filter</w:t>
      </w:r>
      <w:r w:rsidR="00352B12">
        <w:t>ed</w:t>
      </w:r>
      <w:r w:rsidR="00756DEB">
        <w:t xml:space="preserve"> the network, t</w:t>
      </w:r>
      <w:r w:rsidR="00A465FA">
        <w:t xml:space="preserve">he walktrap algorithm via the </w:t>
      </w:r>
      <w:r w:rsidR="005F4355">
        <w:rPr>
          <w:i/>
        </w:rPr>
        <w:t>igraph</w:t>
      </w:r>
      <w:r w:rsidR="00A465FA">
        <w:t xml:space="preserve"> </w:t>
      </w:r>
      <w:r w:rsidR="00850905">
        <w:t xml:space="preserve">package </w:t>
      </w:r>
      <w:r w:rsidR="00A465FA">
        <w:t>(</w:t>
      </w:r>
      <w:r w:rsidR="005F4355">
        <w:t>Csardi &amp; Nepusz, 2006</w:t>
      </w:r>
      <w:r w:rsidR="00A465FA">
        <w:t xml:space="preserve">) </w:t>
      </w:r>
      <w:r w:rsidR="00C91882">
        <w:t xml:space="preserve">in </w:t>
      </w:r>
      <w:r w:rsidR="00C91882" w:rsidRPr="00317C72">
        <w:t>R</w:t>
      </w:r>
      <w:r w:rsidR="00850905">
        <w:t xml:space="preserve"> </w:t>
      </w:r>
      <w:r w:rsidR="00A465FA">
        <w:t xml:space="preserve">was </w:t>
      </w:r>
      <w:r w:rsidR="00B37B04">
        <w:t xml:space="preserve">applied to the network </w:t>
      </w:r>
      <w:r w:rsidR="00A465FA">
        <w:t>t</w:t>
      </w:r>
      <w:r w:rsidR="00955F80">
        <w:t xml:space="preserve">o determine the size (i.e., number of items) and number </w:t>
      </w:r>
      <w:r w:rsidR="00241BFA">
        <w:t xml:space="preserve">of communities (i.e., </w:t>
      </w:r>
      <w:r w:rsidR="00A465FA">
        <w:t>facets</w:t>
      </w:r>
      <w:r w:rsidR="00241BFA">
        <w:t>)</w:t>
      </w:r>
      <w:r w:rsidR="00A465FA">
        <w:t xml:space="preserve">. </w:t>
      </w:r>
      <w:bookmarkEnd w:id="63"/>
      <w:r w:rsidR="00A465FA">
        <w:t xml:space="preserve">The walktrap algorithm begins with a random search from </w:t>
      </w:r>
      <w:r w:rsidR="00241BFA">
        <w:t xml:space="preserve">each node to surrounding nodes to satisfy a proportion of high internal edges to surrounding nodes (many, dense connections to surrounding nodes) compared to the proportion of edges between the node </w:t>
      </w:r>
      <w:r w:rsidR="00CC66E6">
        <w:t xml:space="preserve">and </w:t>
      </w:r>
      <w:r w:rsidR="004B0B60">
        <w:t xml:space="preserve">more distant </w:t>
      </w:r>
      <w:r w:rsidR="00241BFA">
        <w:t xml:space="preserve">nodes (few, </w:t>
      </w:r>
      <w:r w:rsidR="00241BFA">
        <w:lastRenderedPageBreak/>
        <w:t>distant connections to</w:t>
      </w:r>
      <w:r w:rsidR="004B0B60">
        <w:t xml:space="preserve"> more</w:t>
      </w:r>
      <w:r w:rsidR="00241BFA">
        <w:t xml:space="preserve"> </w:t>
      </w:r>
      <w:r w:rsidR="004B0B60">
        <w:t xml:space="preserve">remote </w:t>
      </w:r>
      <w:r w:rsidR="00241BFA">
        <w:t xml:space="preserve">nodes). </w:t>
      </w:r>
      <w:r w:rsidR="00154808">
        <w:t xml:space="preserve">The proportions provide a measure of similarity between each node and their surrounding nodes, which is then used to identify community </w:t>
      </w:r>
      <w:r w:rsidR="00850905">
        <w:t>membership. The approach is based on the concept that a node’s random walks will get “trapped” inside of the densely-connected</w:t>
      </w:r>
      <w:r w:rsidR="00CC66E6">
        <w:t xml:space="preserve"> communities the node belongs</w:t>
      </w:r>
      <w:r w:rsidR="00517606">
        <w:t xml:space="preserve"> to</w:t>
      </w:r>
      <w:r w:rsidR="00850905">
        <w:t xml:space="preserve"> (Pons &amp; Latapy, 2006).</w:t>
      </w:r>
      <w:bookmarkStart w:id="64" w:name="_Hlk505798295"/>
      <w:r w:rsidR="001D7410">
        <w:t xml:space="preserve"> B</w:t>
      </w:r>
      <w:r w:rsidR="00767D9B">
        <w:t>ecause the algorithm uses rando</w:t>
      </w:r>
      <w:r w:rsidR="001D7410">
        <w:t>m walks, we</w:t>
      </w:r>
      <w:r w:rsidR="00767D9B">
        <w:t xml:space="preserve"> verified that the results were consistent by setting </w:t>
      </w:r>
      <w:r w:rsidR="00D40DBC">
        <w:t>10</w:t>
      </w:r>
      <w:r w:rsidR="00767D9B">
        <w:t xml:space="preserve"> </w:t>
      </w:r>
      <w:r w:rsidR="008A78C5">
        <w:t>random</w:t>
      </w:r>
      <w:r w:rsidR="00767D9B">
        <w:t xml:space="preserve"> seeds in R, which controls the state o</w:t>
      </w:r>
      <w:r w:rsidR="00517606">
        <w:t xml:space="preserve">f R’s random number generator. The </w:t>
      </w:r>
      <w:r w:rsidR="001D7410">
        <w:t xml:space="preserve">community </w:t>
      </w:r>
      <w:r w:rsidR="00767D9B">
        <w:t xml:space="preserve">results </w:t>
      </w:r>
      <w:r w:rsidR="0034562E">
        <w:t xml:space="preserve">did not change </w:t>
      </w:r>
      <w:r w:rsidR="00517606">
        <w:t xml:space="preserve">based on the random </w:t>
      </w:r>
      <w:r w:rsidR="0034562E">
        <w:t>seed</w:t>
      </w:r>
      <w:r w:rsidR="00517606">
        <w:t>s</w:t>
      </w:r>
      <w:r w:rsidR="00767D9B">
        <w:t>.</w:t>
      </w:r>
      <w:bookmarkEnd w:id="64"/>
    </w:p>
    <w:p w14:paraId="274AF186" w14:textId="66171410" w:rsidR="00B00D5D" w:rsidRDefault="00B37B04" w:rsidP="004F463C">
      <w:pPr>
        <w:widowControl w:val="0"/>
        <w:ind w:firstLine="720"/>
        <w:contextualSpacing/>
      </w:pPr>
      <w:r>
        <w:rPr>
          <w:b/>
        </w:rPr>
        <w:t>Network visualization.</w:t>
      </w:r>
      <w:r>
        <w:t xml:space="preserve"> The TMFG-filtered network was visualized using the </w:t>
      </w:r>
      <w:r>
        <w:rPr>
          <w:i/>
        </w:rPr>
        <w:t>qgraph</w:t>
      </w:r>
      <w:r>
        <w:t xml:space="preserve"> package </w:t>
      </w:r>
      <w:ins w:id="65" w:author="A P Christensen" w:date="2018-03-03T10:11:00Z">
        <w:r w:rsidR="00F91A17">
          <w:t xml:space="preserve">(Epskamp et al., 2012) </w:t>
        </w:r>
      </w:ins>
      <w:r>
        <w:t>in R. Notably, the depiction of the networ</w:t>
      </w:r>
      <w:r w:rsidR="00332BCE">
        <w:t>ks appears to contradict the property</w:t>
      </w:r>
      <w:r>
        <w:t xml:space="preserve"> of planarity (a network that can be drawn on a sphere without connections crossing each other). Although depicted with edges crossing, planarity simply means that the network </w:t>
      </w:r>
      <w:r>
        <w:rPr>
          <w:i/>
        </w:rPr>
        <w:t xml:space="preserve">could </w:t>
      </w:r>
      <w:r>
        <w:t xml:space="preserve">be depicted in </w:t>
      </w:r>
      <w:r w:rsidR="00B00D5D">
        <w:t>such a way that no edges cross.</w:t>
      </w:r>
      <w:r w:rsidR="00B00D5D" w:rsidRPr="00B00D5D">
        <w:rPr>
          <w:color w:val="222222"/>
        </w:rPr>
        <w:t xml:space="preserve"> </w:t>
      </w:r>
      <w:r w:rsidR="00352B12">
        <w:rPr>
          <w:color w:val="222222"/>
        </w:rPr>
        <w:t>When d</w:t>
      </w:r>
      <w:r w:rsidR="00332BCE">
        <w:rPr>
          <w:color w:val="222222"/>
        </w:rPr>
        <w:t>rawn in this fashion</w:t>
      </w:r>
      <w:r w:rsidR="00B00D5D">
        <w:rPr>
          <w:color w:val="222222"/>
        </w:rPr>
        <w:t xml:space="preserve">, however, </w:t>
      </w:r>
      <w:r w:rsidR="00332BCE">
        <w:rPr>
          <w:color w:val="222222"/>
        </w:rPr>
        <w:t xml:space="preserve">the figure </w:t>
      </w:r>
      <w:r w:rsidR="00352B12">
        <w:rPr>
          <w:color w:val="222222"/>
        </w:rPr>
        <w:t>appears</w:t>
      </w:r>
      <w:r w:rsidR="00B00D5D">
        <w:rPr>
          <w:color w:val="222222"/>
        </w:rPr>
        <w:t xml:space="preserve"> unnecessarily large.</w:t>
      </w:r>
    </w:p>
    <w:p w14:paraId="03169166" w14:textId="218CCC66" w:rsidR="00B37B04" w:rsidRPr="00850905" w:rsidRDefault="00B37B04" w:rsidP="004F463C">
      <w:pPr>
        <w:widowControl w:val="0"/>
        <w:ind w:firstLine="720"/>
        <w:contextualSpacing/>
      </w:pPr>
      <w:r>
        <w:t>In addition, the distance between the nodes is</w:t>
      </w:r>
      <w:r w:rsidR="00352B12">
        <w:t xml:space="preserve"> related to. but not synonymous with, </w:t>
      </w:r>
      <w:r w:rsidRPr="00B00D5D">
        <w:rPr>
          <w:i/>
        </w:rPr>
        <w:t>actual</w:t>
      </w:r>
      <w:r>
        <w:t xml:space="preserve"> conceptual distance or strength of relation (Forbes et al., 2017). The layout is based on the Fruchterman and Reingold (1991) algorithm, which has been noted for its stochastic placement process (e.g., a different ordering of variables can dramatically alter the network’s visualization). Thus, caution must be taken when interpreting node proximities in the network.</w:t>
      </w:r>
      <w:r w:rsidR="00771FDC">
        <w:t xml:space="preserve"> </w:t>
      </w:r>
      <w:bookmarkStart w:id="66" w:name="_Hlk505704453"/>
      <w:r w:rsidR="00771FDC">
        <w:t xml:space="preserve">Finally, using the communities extracted from the walktrap algorithm, we added labels and colors </w:t>
      </w:r>
      <w:r w:rsidR="00332BCE">
        <w:t xml:space="preserve">to </w:t>
      </w:r>
      <w:r w:rsidR="00771FDC">
        <w:t>each network’s visualization.</w:t>
      </w:r>
      <w:bookmarkEnd w:id="66"/>
    </w:p>
    <w:p w14:paraId="1CB82D76" w14:textId="299159AD" w:rsidR="004B0B60" w:rsidRPr="001B37A1" w:rsidRDefault="000D2C70" w:rsidP="004F463C">
      <w:pPr>
        <w:widowControl w:val="0"/>
        <w:ind w:firstLine="720"/>
        <w:contextualSpacing/>
      </w:pPr>
      <w:r>
        <w:rPr>
          <w:b/>
        </w:rPr>
        <w:t>Core items of openness to e</w:t>
      </w:r>
      <w:r w:rsidR="00C009EF">
        <w:rPr>
          <w:b/>
        </w:rPr>
        <w:t xml:space="preserve">xperience. </w:t>
      </w:r>
      <w:r w:rsidR="00C009EF">
        <w:t>To determine</w:t>
      </w:r>
      <w:r w:rsidR="00994FA0">
        <w:t xml:space="preserve"> </w:t>
      </w:r>
      <w:r w:rsidR="00CC66E6">
        <w:t>facet (i.e., community)</w:t>
      </w:r>
      <w:r w:rsidR="007A42CF">
        <w:t xml:space="preserve"> labels and</w:t>
      </w:r>
      <w:r w:rsidR="00994FA0">
        <w:t xml:space="preserve"> descriptions, </w:t>
      </w:r>
      <w:r w:rsidR="00C009EF">
        <w:t>items th</w:t>
      </w:r>
      <w:r w:rsidR="00994FA0">
        <w:t>at were</w:t>
      </w:r>
      <w:r w:rsidR="00850905">
        <w:t xml:space="preserve"> the most central to the Openness to Ex</w:t>
      </w:r>
      <w:r w:rsidR="00C009EF">
        <w:t>perience network</w:t>
      </w:r>
      <w:r w:rsidR="00994FA0">
        <w:t xml:space="preserve"> were identified using</w:t>
      </w:r>
      <w:r w:rsidR="00C009EF">
        <w:t xml:space="preserve"> a hybrid centrality measure. </w:t>
      </w:r>
      <w:r w:rsidR="00D6588D">
        <w:t xml:space="preserve">Centrality measures are network measures that </w:t>
      </w:r>
      <w:r w:rsidR="00D6588D">
        <w:lastRenderedPageBreak/>
        <w:t>evaluate a node’s influence, based on position a</w:t>
      </w:r>
      <w:r w:rsidR="001B37A1">
        <w:t xml:space="preserve">nd connections, in the network. </w:t>
      </w:r>
      <w:r w:rsidR="00627943">
        <w:t xml:space="preserve">The hybrid </w:t>
      </w:r>
      <w:r w:rsidR="00AB5B36">
        <w:t xml:space="preserve">centrality </w:t>
      </w:r>
      <w:r w:rsidR="00627943">
        <w:t xml:space="preserve">measure ranks nodes based on their values across multiple measures of centrality and allows for a singular, continuous measure of overall </w:t>
      </w:r>
      <w:r w:rsidR="00955F80">
        <w:t>centrality</w:t>
      </w:r>
      <w:r w:rsidR="00627943">
        <w:t xml:space="preserve"> (</w:t>
      </w:r>
      <w:r w:rsidR="00850905">
        <w:t xml:space="preserve">Christensen et al., </w:t>
      </w:r>
      <w:del w:id="67" w:author="A P Christensen" w:date="2018-03-03T10:11:00Z">
        <w:r w:rsidR="00850905" w:rsidDel="00F91A17">
          <w:delText>under review</w:delText>
        </w:r>
      </w:del>
      <w:ins w:id="68" w:author="A P Christensen" w:date="2018-03-03T10:11:00Z">
        <w:r w:rsidR="00F91A17">
          <w:t>2018</w:t>
        </w:r>
      </w:ins>
      <w:r w:rsidR="00850905">
        <w:t xml:space="preserve">; </w:t>
      </w:r>
      <w:r w:rsidR="001B37A1">
        <w:t>Pozzi et al., 2013).</w:t>
      </w:r>
    </w:p>
    <w:p w14:paraId="65FCF66F" w14:textId="3ECC757C" w:rsidR="003E6580" w:rsidRDefault="004B0B60" w:rsidP="004F463C">
      <w:pPr>
        <w:widowControl w:val="0"/>
        <w:ind w:firstLine="720"/>
        <w:contextualSpacing/>
      </w:pPr>
      <w:r>
        <w:rPr>
          <w:rFonts w:eastAsiaTheme="minorEastAsia"/>
        </w:rPr>
        <w:t xml:space="preserve">Nodes with </w:t>
      </w:r>
      <w:ins w:id="69" w:author="A P Christensen" w:date="2018-03-07T10:11:00Z">
        <w:r w:rsidR="002C2865">
          <w:rPr>
            <w:rFonts w:eastAsiaTheme="minorEastAsia"/>
          </w:rPr>
          <w:t>high</w:t>
        </w:r>
      </w:ins>
      <w:del w:id="70" w:author="A P Christensen" w:date="2018-03-07T10:11:00Z">
        <w:r w:rsidDel="002C2865">
          <w:rPr>
            <w:rFonts w:eastAsiaTheme="minorEastAsia"/>
          </w:rPr>
          <w:delText>larg</w:delText>
        </w:r>
      </w:del>
      <w:del w:id="71" w:author="A P Christensen" w:date="2018-03-07T10:10:00Z">
        <w:r w:rsidDel="002C2865">
          <w:rPr>
            <w:rFonts w:eastAsiaTheme="minorEastAsia"/>
          </w:rPr>
          <w:delText>er</w:delText>
        </w:r>
      </w:del>
      <w:r w:rsidR="00936840">
        <w:rPr>
          <w:rFonts w:eastAsiaTheme="minorEastAsia"/>
        </w:rPr>
        <w:t xml:space="preserve"> hybrid</w:t>
      </w:r>
      <w:r>
        <w:rPr>
          <w:rFonts w:eastAsiaTheme="minorEastAsia"/>
        </w:rPr>
        <w:t xml:space="preserve"> centrality</w:t>
      </w:r>
      <w:r w:rsidR="00936840">
        <w:rPr>
          <w:rFonts w:eastAsiaTheme="minorEastAsia"/>
        </w:rPr>
        <w:t xml:space="preserve"> values are </w:t>
      </w:r>
      <w:r>
        <w:rPr>
          <w:rFonts w:eastAsiaTheme="minorEastAsia"/>
        </w:rPr>
        <w:t>more central in the network</w:t>
      </w:r>
      <w:r w:rsidR="001D691E">
        <w:rPr>
          <w:rFonts w:eastAsiaTheme="minorEastAsia"/>
        </w:rPr>
        <w:t xml:space="preserve">; </w:t>
      </w:r>
      <w:r w:rsidR="00936840">
        <w:rPr>
          <w:rFonts w:eastAsiaTheme="minorEastAsia"/>
        </w:rPr>
        <w:t>nodes with low hybrid</w:t>
      </w:r>
      <w:r>
        <w:rPr>
          <w:rFonts w:eastAsiaTheme="minorEastAsia"/>
        </w:rPr>
        <w:t xml:space="preserve"> centrality</w:t>
      </w:r>
      <w:r w:rsidR="00936840">
        <w:rPr>
          <w:rFonts w:eastAsiaTheme="minorEastAsia"/>
        </w:rPr>
        <w:t xml:space="preserve"> values are </w:t>
      </w:r>
      <w:r w:rsidR="001B37A1">
        <w:rPr>
          <w:rFonts w:eastAsiaTheme="minorEastAsia"/>
        </w:rPr>
        <w:t>more peripheral</w:t>
      </w:r>
      <w:r w:rsidR="00936840">
        <w:rPr>
          <w:rFonts w:eastAsiaTheme="minorEastAsia"/>
        </w:rPr>
        <w:t>.</w:t>
      </w:r>
      <w:r w:rsidR="001B37A1">
        <w:rPr>
          <w:rFonts w:eastAsiaTheme="minorEastAsia"/>
        </w:rPr>
        <w:t xml:space="preserve"> Nodes were sorted in de</w:t>
      </w:r>
      <w:r w:rsidR="00627943">
        <w:rPr>
          <w:rFonts w:eastAsiaTheme="minorEastAsia"/>
        </w:rPr>
        <w:t>scending order</w:t>
      </w:r>
      <w:r w:rsidR="001B37A1">
        <w:rPr>
          <w:rFonts w:eastAsiaTheme="minorEastAsia"/>
        </w:rPr>
        <w:t xml:space="preserve"> of their hybrid centrality values</w:t>
      </w:r>
      <w:r w:rsidR="00850905">
        <w:rPr>
          <w:rFonts w:eastAsiaTheme="minorEastAsia"/>
        </w:rPr>
        <w:t>. T</w:t>
      </w:r>
      <w:r w:rsidR="00955F80">
        <w:rPr>
          <w:rFonts w:eastAsiaTheme="minorEastAsia"/>
        </w:rPr>
        <w:t xml:space="preserve">he top 46 nodes (one </w:t>
      </w:r>
      <w:r w:rsidR="00627943">
        <w:rPr>
          <w:rFonts w:eastAsiaTheme="minorEastAsia"/>
        </w:rPr>
        <w:t xml:space="preserve">third of the nodes) were designated as </w:t>
      </w:r>
      <w:r w:rsidR="00627943">
        <w:rPr>
          <w:rFonts w:eastAsiaTheme="minorEastAsia"/>
          <w:i/>
        </w:rPr>
        <w:t>core</w:t>
      </w:r>
      <w:r w:rsidR="00627943">
        <w:rPr>
          <w:rFonts w:eastAsiaTheme="minorEastAsia"/>
        </w:rPr>
        <w:t xml:space="preserve">, the next 46 as </w:t>
      </w:r>
      <w:r w:rsidR="007D789D">
        <w:rPr>
          <w:rFonts w:eastAsiaTheme="minorEastAsia"/>
          <w:i/>
        </w:rPr>
        <w:t>intermedi</w:t>
      </w:r>
      <w:r w:rsidR="001D691E">
        <w:rPr>
          <w:rFonts w:eastAsiaTheme="minorEastAsia"/>
          <w:i/>
        </w:rPr>
        <w:t>ate</w:t>
      </w:r>
      <w:r w:rsidR="00627943">
        <w:rPr>
          <w:rFonts w:eastAsiaTheme="minorEastAsia"/>
        </w:rPr>
        <w:t xml:space="preserve">, and the last 46 as </w:t>
      </w:r>
      <w:r w:rsidR="00627943">
        <w:rPr>
          <w:rFonts w:eastAsiaTheme="minorEastAsia"/>
          <w:i/>
        </w:rPr>
        <w:t>peripheral</w:t>
      </w:r>
      <w:r w:rsidR="00850905">
        <w:rPr>
          <w:rFonts w:eastAsiaTheme="minorEastAsia"/>
        </w:rPr>
        <w:t xml:space="preserve">. These breaks give an even distribution </w:t>
      </w:r>
      <w:r w:rsidR="00627943">
        <w:rPr>
          <w:rFonts w:eastAsiaTheme="minorEastAsia"/>
        </w:rPr>
        <w:t>of item classification</w:t>
      </w:r>
      <w:r w:rsidR="00850905">
        <w:rPr>
          <w:rFonts w:eastAsiaTheme="minorEastAsia"/>
        </w:rPr>
        <w:t xml:space="preserve"> and have been shown to provide meaningful </w:t>
      </w:r>
      <w:r w:rsidR="001B37A1">
        <w:rPr>
          <w:rFonts w:eastAsiaTheme="minorEastAsia"/>
        </w:rPr>
        <w:t xml:space="preserve">distinctions for relevant behavioral </w:t>
      </w:r>
      <w:r w:rsidR="00850905">
        <w:rPr>
          <w:rFonts w:eastAsiaTheme="minorEastAsia"/>
        </w:rPr>
        <w:t xml:space="preserve">outcomes </w:t>
      </w:r>
      <w:r w:rsidR="001D691E">
        <w:rPr>
          <w:rFonts w:eastAsiaTheme="minorEastAsia"/>
        </w:rPr>
        <w:t xml:space="preserve">for other scales </w:t>
      </w:r>
      <w:r w:rsidR="00850905">
        <w:rPr>
          <w:rFonts w:eastAsiaTheme="minorEastAsia"/>
        </w:rPr>
        <w:t xml:space="preserve">(Christensen et al., </w:t>
      </w:r>
      <w:del w:id="72" w:author="A P Christensen" w:date="2018-03-03T10:11:00Z">
        <w:r w:rsidR="00850905" w:rsidDel="00F91A17">
          <w:rPr>
            <w:rFonts w:eastAsiaTheme="minorEastAsia"/>
          </w:rPr>
          <w:delText>under review</w:delText>
        </w:r>
      </w:del>
      <w:ins w:id="73" w:author="A P Christensen" w:date="2018-03-03T10:11:00Z">
        <w:r w:rsidR="00F91A17">
          <w:rPr>
            <w:rFonts w:eastAsiaTheme="minorEastAsia"/>
          </w:rPr>
          <w:t>2018</w:t>
        </w:r>
      </w:ins>
      <w:r w:rsidR="00850905">
        <w:rPr>
          <w:rFonts w:eastAsiaTheme="minorEastAsia"/>
        </w:rPr>
        <w:t>)</w:t>
      </w:r>
      <w:r w:rsidR="00627943">
        <w:rPr>
          <w:rFonts w:eastAsiaTheme="minorEastAsia"/>
        </w:rPr>
        <w:t>.</w:t>
      </w:r>
      <w:r w:rsidR="000D2C70">
        <w:t xml:space="preserve"> </w:t>
      </w:r>
      <w:r w:rsidR="007D789D">
        <w:t xml:space="preserve">The hybrid centrality measure was </w:t>
      </w:r>
      <w:r w:rsidR="00627943">
        <w:t xml:space="preserve">computed using the </w:t>
      </w:r>
      <w:r>
        <w:rPr>
          <w:i/>
        </w:rPr>
        <w:t xml:space="preserve">NetworkToolbox </w:t>
      </w:r>
      <w:r>
        <w:t>package in</w:t>
      </w:r>
      <w:r>
        <w:rPr>
          <w:i/>
        </w:rPr>
        <w:t xml:space="preserve"> R</w:t>
      </w:r>
      <w:r w:rsidR="00627943">
        <w:t>.</w:t>
      </w:r>
    </w:p>
    <w:p w14:paraId="57C94C93" w14:textId="77777777" w:rsidR="00987DA8" w:rsidRDefault="000D2C70" w:rsidP="004F463C">
      <w:pPr>
        <w:widowControl w:val="0"/>
        <w:tabs>
          <w:tab w:val="left" w:pos="6134"/>
        </w:tabs>
        <w:contextualSpacing/>
        <w:rPr>
          <w:b/>
        </w:rPr>
      </w:pPr>
      <w:r>
        <w:rPr>
          <w:b/>
        </w:rPr>
        <w:t>Statistical Analyses</w:t>
      </w:r>
    </w:p>
    <w:p w14:paraId="0C33F050" w14:textId="655479EF" w:rsidR="00CE43BE" w:rsidRDefault="000D2C70" w:rsidP="004F463C">
      <w:pPr>
        <w:widowControl w:val="0"/>
        <w:contextualSpacing/>
      </w:pPr>
      <w:r>
        <w:tab/>
      </w:r>
      <w:bookmarkStart w:id="74" w:name="_Hlk505949184"/>
      <w:r w:rsidR="00AC64D0">
        <w:rPr>
          <w:b/>
        </w:rPr>
        <w:t xml:space="preserve">Facet </w:t>
      </w:r>
      <w:r w:rsidR="00987DA8">
        <w:rPr>
          <w:b/>
        </w:rPr>
        <w:t>r</w:t>
      </w:r>
      <w:r w:rsidR="00D57C9C">
        <w:rPr>
          <w:b/>
        </w:rPr>
        <w:t>eliability</w:t>
      </w:r>
      <w:r>
        <w:rPr>
          <w:b/>
        </w:rPr>
        <w:t>.</w:t>
      </w:r>
      <w:r>
        <w:t xml:space="preserve"> </w:t>
      </w:r>
      <w:r w:rsidR="00D57C9C">
        <w:t xml:space="preserve">Rasch </w:t>
      </w:r>
      <w:r>
        <w:t>reliabilit</w:t>
      </w:r>
      <w:r w:rsidR="0021471D">
        <w:t>y</w:t>
      </w:r>
      <w:r w:rsidR="006E4941">
        <w:t xml:space="preserve"> (</w:t>
      </w:r>
      <w:r w:rsidR="006E4941" w:rsidRPr="006E4941">
        <w:rPr>
          <w:i/>
        </w:rPr>
        <w:t>R</w:t>
      </w:r>
      <w:r w:rsidR="006E4941" w:rsidRPr="006E4941">
        <w:rPr>
          <w:i/>
          <w:vertAlign w:val="subscript"/>
        </w:rPr>
        <w:t>r</w:t>
      </w:r>
      <w:r w:rsidR="006E4941">
        <w:t>)</w:t>
      </w:r>
      <w:r w:rsidR="009F6B6D">
        <w:t>, the empirical estimate of marginal reliability,</w:t>
      </w:r>
      <w:r>
        <w:t xml:space="preserve"> </w:t>
      </w:r>
      <w:r w:rsidR="001818F3">
        <w:t xml:space="preserve">for each inventory-defined and network-identified facet </w:t>
      </w:r>
      <w:r>
        <w:t>were calculated using</w:t>
      </w:r>
      <w:r w:rsidR="00D57C9C">
        <w:t xml:space="preserve"> Winsteps (Linacre, 2017)</w:t>
      </w:r>
      <w:r>
        <w:t>.</w:t>
      </w:r>
      <w:r w:rsidR="005B6196">
        <w:t xml:space="preserve"> We used the Rasch rating scale model, which is</w:t>
      </w:r>
      <w:r w:rsidR="008564CC">
        <w:t xml:space="preserve"> a polytomous model for data with more</w:t>
      </w:r>
      <w:r w:rsidR="00517606">
        <w:t xml:space="preserve"> than 2 categories (such as a Li</w:t>
      </w:r>
      <w:r w:rsidR="008564CC">
        <w:t xml:space="preserve">kert scale). </w:t>
      </w:r>
      <w:r w:rsidR="006E4941" w:rsidRPr="006E4941">
        <w:rPr>
          <w:i/>
        </w:rPr>
        <w:t>R</w:t>
      </w:r>
      <w:r w:rsidR="006E4941">
        <w:rPr>
          <w:i/>
          <w:vertAlign w:val="subscript"/>
        </w:rPr>
        <w:t>r</w:t>
      </w:r>
      <w:r w:rsidR="00123AF0">
        <w:t xml:space="preserve"> </w:t>
      </w:r>
      <w:r w:rsidR="007D789D">
        <w:t>was</w:t>
      </w:r>
      <w:r w:rsidR="001818F3">
        <w:t xml:space="preserve"> calculated by </w:t>
      </w:r>
      <m:oMath>
        <m:r>
          <w:rPr>
            <w:rFonts w:ascii="Cambria Math" w:hAnsi="Cambria Math"/>
          </w:rPr>
          <m:t xml:space="preserve">1- </m:t>
        </m:r>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(Measure Standard Error)</m:t>
                    </m:r>
                  </m:e>
                  <m:sup>
                    <m:r>
                      <w:rPr>
                        <w:rFonts w:ascii="Cambria Math" w:hAnsi="Cambria Math"/>
                      </w:rPr>
                      <m:t>2</m:t>
                    </m:r>
                  </m:sup>
                </m:sSup>
                <m:r>
                  <w:rPr>
                    <w:rFonts w:ascii="Cambria Math" w:hAnsi="Cambria Math"/>
                  </w:rPr>
                  <m:t>/ N</m:t>
                </m:r>
              </m:e>
            </m:nary>
          </m:num>
          <m:den>
            <m:r>
              <w:rPr>
                <w:rFonts w:ascii="Cambria Math" w:hAnsi="Cambria Math"/>
              </w:rPr>
              <m:t>Variance of Observed Measures</m:t>
            </m:r>
          </m:den>
        </m:f>
      </m:oMath>
      <w:r w:rsidR="007C67FE">
        <w:t xml:space="preserve"> , and h</w:t>
      </w:r>
      <w:r w:rsidR="007D789D">
        <w:t>a</w:t>
      </w:r>
      <w:r w:rsidR="00C353D1">
        <w:t>s</w:t>
      </w:r>
      <w:r w:rsidR="007D789D">
        <w:t xml:space="preserve"> equivalent interpretations to</w:t>
      </w:r>
      <w:r w:rsidR="00123AF0">
        <w:t xml:space="preserve"> Cronbach’s alpha (Cr</w:t>
      </w:r>
      <w:r w:rsidR="001818F3">
        <w:t>onbach, 1951).</w:t>
      </w:r>
      <w:r w:rsidR="009F6B6D">
        <w:t xml:space="preserve"> In this formula, the mean of the measure standard error (the numerator) is the model’s variance divided by the variance of the observed data, which is then subtracted by 1.</w:t>
      </w:r>
      <w:r w:rsidR="001818F3">
        <w:t xml:space="preserve"> Typically, a </w:t>
      </w:r>
      <w:r w:rsidR="00D5149C">
        <w:rPr>
          <w:i/>
        </w:rPr>
        <w:t>R</w:t>
      </w:r>
      <w:r w:rsidR="00D5149C">
        <w:rPr>
          <w:i/>
          <w:vertAlign w:val="subscript"/>
        </w:rPr>
        <w:t>r</w:t>
      </w:r>
      <w:r w:rsidR="00D5149C">
        <w:t xml:space="preserve"> </w:t>
      </w:r>
      <w:r w:rsidR="001818F3">
        <w:t>is a</w:t>
      </w:r>
      <w:r w:rsidR="00123AF0">
        <w:t xml:space="preserve"> more conservative</w:t>
      </w:r>
      <w:r w:rsidR="001818F3">
        <w:t xml:space="preserve"> measure (i.e., underestimation) </w:t>
      </w:r>
      <w:r w:rsidR="00123AF0">
        <w:t xml:space="preserve">of </w:t>
      </w:r>
      <w:r w:rsidR="001818F3">
        <w:t xml:space="preserve">a </w:t>
      </w:r>
      <w:r w:rsidR="00123AF0">
        <w:t>scale</w:t>
      </w:r>
      <w:r w:rsidR="001818F3">
        <w:t>’s reliability than Cronbach’s alpha</w:t>
      </w:r>
      <w:r w:rsidR="0012282E">
        <w:t xml:space="preserve"> because it represents the true lower-bound of reliability (Eckes, 201</w:t>
      </w:r>
      <w:r w:rsidR="007A5AAC">
        <w:t>1</w:t>
      </w:r>
      <w:r w:rsidR="0012282E">
        <w:t>)</w:t>
      </w:r>
      <w:r w:rsidR="001818F3">
        <w:t>.</w:t>
      </w:r>
      <w:bookmarkEnd w:id="74"/>
    </w:p>
    <w:p w14:paraId="2EF9357E" w14:textId="3BC17A15" w:rsidR="00414FF9" w:rsidRDefault="00987DA8" w:rsidP="004F463C">
      <w:pPr>
        <w:widowControl w:val="0"/>
        <w:ind w:firstLine="720"/>
        <w:contextualSpacing/>
      </w:pPr>
      <w:r>
        <w:rPr>
          <w:b/>
        </w:rPr>
        <w:t xml:space="preserve">Facet correlations. </w:t>
      </w:r>
      <w:r w:rsidR="00CE43BE">
        <w:t>Prior to correlating the network-identified facets, the items for each network-identified facet were summed and averaged to provide a facet score for each person.</w:t>
      </w:r>
      <w:r w:rsidR="00CE43BE">
        <w:rPr>
          <w:b/>
        </w:rPr>
        <w:t xml:space="preserve"> </w:t>
      </w:r>
      <w:r>
        <w:lastRenderedPageBreak/>
        <w:t>Pearson’s correlations were c</w:t>
      </w:r>
      <w:r w:rsidR="00FF6783">
        <w:t>alculated for the network-identified</w:t>
      </w:r>
      <w:r>
        <w:t xml:space="preserve"> fac</w:t>
      </w:r>
      <w:r w:rsidR="00292380">
        <w:t>ets and a global Openness to Experience variable</w:t>
      </w:r>
      <w:r w:rsidR="007C67FE">
        <w:t xml:space="preserve"> (the average score of all O</w:t>
      </w:r>
      <w:r w:rsidR="007D789D">
        <w:t>penness to Experience items). H</w:t>
      </w:r>
      <w:r w:rsidR="007C67FE">
        <w:t xml:space="preserve">igh correlations </w:t>
      </w:r>
      <w:r w:rsidR="00936840">
        <w:t xml:space="preserve">with </w:t>
      </w:r>
      <w:r w:rsidR="007D789D">
        <w:t xml:space="preserve">the global Openness to Experience </w:t>
      </w:r>
      <w:r w:rsidR="007C67FE">
        <w:t xml:space="preserve">variable would suggest that </w:t>
      </w:r>
      <w:r w:rsidR="007D789D">
        <w:t>those network-identified facets are more c</w:t>
      </w:r>
      <w:r w:rsidR="007C67FE">
        <w:t>entral to the global</w:t>
      </w:r>
      <w:r w:rsidR="00292380">
        <w:t xml:space="preserve"> trait.</w:t>
      </w:r>
    </w:p>
    <w:p w14:paraId="08754A34" w14:textId="3C4AD1E2" w:rsidR="00414FF9" w:rsidRPr="00414FF9" w:rsidRDefault="00414FF9" w:rsidP="004F463C">
      <w:pPr>
        <w:widowControl w:val="0"/>
        <w:contextualSpacing/>
      </w:pPr>
      <w:r>
        <w:rPr>
          <w:b/>
        </w:rPr>
        <w:tab/>
        <w:t>R code</w:t>
      </w:r>
      <w:r w:rsidR="00517606">
        <w:rPr>
          <w:b/>
        </w:rPr>
        <w:t xml:space="preserve"> and data sharing</w:t>
      </w:r>
      <w:r>
        <w:rPr>
          <w:b/>
        </w:rPr>
        <w:t xml:space="preserve">. </w:t>
      </w:r>
      <w:r>
        <w:t>All R code to reproduce the analyses are included in t</w:t>
      </w:r>
      <w:r w:rsidR="008467E0">
        <w:t xml:space="preserve">he supplementary materials (SI </w:t>
      </w:r>
      <w:r w:rsidR="00123DB1">
        <w:t>8</w:t>
      </w:r>
      <w:r>
        <w:t>).</w:t>
      </w:r>
      <w:r w:rsidR="007C61D4" w:rsidRPr="007C61D4">
        <w:t xml:space="preserve"> </w:t>
      </w:r>
      <w:r w:rsidR="007C61D4">
        <w:t xml:space="preserve">All data, </w:t>
      </w:r>
      <w:r w:rsidR="002F6313">
        <w:t xml:space="preserve">cleaning procedures, </w:t>
      </w:r>
      <w:r w:rsidR="007C61D4">
        <w:t>analytic methods, and study materials are available on the Open Science Framework for reproduction an</w:t>
      </w:r>
      <w:r w:rsidR="00517606">
        <w:t>d replication purposes &lt;OSF web link masked&gt;</w:t>
      </w:r>
      <w:r w:rsidR="007C61D4">
        <w:t>.</w:t>
      </w:r>
    </w:p>
    <w:p w14:paraId="65F0A2FD" w14:textId="4E46286E" w:rsidR="00117BDE" w:rsidRDefault="00117BDE" w:rsidP="004F463C">
      <w:pPr>
        <w:widowControl w:val="0"/>
        <w:contextualSpacing/>
        <w:jc w:val="center"/>
        <w:rPr>
          <w:b/>
        </w:rPr>
      </w:pPr>
      <w:r>
        <w:rPr>
          <w:b/>
        </w:rPr>
        <w:t>Results</w:t>
      </w:r>
    </w:p>
    <w:p w14:paraId="28B7210A" w14:textId="053B80EC" w:rsidR="0021173F" w:rsidRDefault="00994FA0" w:rsidP="004F463C">
      <w:pPr>
        <w:widowControl w:val="0"/>
        <w:contextualSpacing/>
        <w:rPr>
          <w:b/>
        </w:rPr>
      </w:pPr>
      <w:r>
        <w:rPr>
          <w:b/>
        </w:rPr>
        <w:t xml:space="preserve">Communities of the </w:t>
      </w:r>
      <w:r w:rsidR="007A42CF">
        <w:rPr>
          <w:b/>
        </w:rPr>
        <w:t>Openness to Experience</w:t>
      </w:r>
      <w:r>
        <w:rPr>
          <w:b/>
        </w:rPr>
        <w:t xml:space="preserve"> Network</w:t>
      </w:r>
    </w:p>
    <w:p w14:paraId="101C226F" w14:textId="7D507B93" w:rsidR="00B54A33" w:rsidRDefault="00A1003D" w:rsidP="004F463C">
      <w:pPr>
        <w:widowControl w:val="0"/>
        <w:contextualSpacing/>
      </w:pPr>
      <w:r>
        <w:rPr>
          <w:b/>
        </w:rPr>
        <w:tab/>
      </w:r>
      <w:r>
        <w:t>The walktrap community</w:t>
      </w:r>
      <w:r w:rsidR="00C91882">
        <w:t xml:space="preserve"> detection algorithm identified 10 distinct communities (Figure 1</w:t>
      </w:r>
      <w:del w:id="75" w:author="A P Christensen" w:date="2018-03-07T11:03:00Z">
        <w:r w:rsidR="008467E0" w:rsidDel="009E620B">
          <w:delText>; see SI 2</w:delText>
        </w:r>
        <w:r w:rsidR="00C82782" w:rsidDel="009E620B">
          <w:delText xml:space="preserve"> for larger depiction</w:delText>
        </w:r>
      </w:del>
      <w:r w:rsidR="00C91882">
        <w:t>)</w:t>
      </w:r>
      <w:r w:rsidR="00FD5960">
        <w:t xml:space="preserve">, </w:t>
      </w:r>
      <w:r w:rsidR="00C91882">
        <w:t xml:space="preserve">ranging from 7 to 25 items. Through visual inspection, these communities </w:t>
      </w:r>
      <w:r w:rsidR="00FD5960">
        <w:t xml:space="preserve">appeared </w:t>
      </w:r>
      <w:r w:rsidR="00146913">
        <w:t>to form two larger</w:t>
      </w:r>
      <w:r w:rsidR="000113B6">
        <w:t xml:space="preserve"> </w:t>
      </w:r>
      <w:r w:rsidR="007C67FE">
        <w:t>components</w:t>
      </w:r>
      <w:r w:rsidR="00CC66E6">
        <w:t xml:space="preserve"> (aspects)</w:t>
      </w:r>
      <w:r w:rsidR="00C91882">
        <w:t>.</w:t>
      </w:r>
      <w:r w:rsidR="00EC46D3">
        <w:t xml:space="preserve"> </w:t>
      </w:r>
      <w:del w:id="76" w:author="A P Christensen" w:date="2018-03-07T10:13:00Z">
        <w:r w:rsidR="00EC46D3" w:rsidDel="00A13C0E">
          <w:delText>However, i</w:delText>
        </w:r>
      </w:del>
      <w:ins w:id="77" w:author="A P Christensen" w:date="2018-03-07T10:13:00Z">
        <w:r w:rsidR="00A13C0E">
          <w:t>I</w:t>
        </w:r>
      </w:ins>
      <w:r w:rsidR="00EC46D3">
        <w:t>nspection of the identified facets</w:t>
      </w:r>
      <w:r w:rsidR="00C82782">
        <w:t xml:space="preserve"> (i.e., communities)</w:t>
      </w:r>
      <w:r w:rsidR="00517606">
        <w:t>, however,</w:t>
      </w:r>
      <w:r w:rsidR="00EC46D3">
        <w:t xml:space="preserve"> revealed three distinct aspects: Intellect (communities 1 – 3), Open-Mindedness (communities 4 – 6), and Experiencing (7 – 10). </w:t>
      </w:r>
      <w:r w:rsidR="00CE43BE">
        <w:t xml:space="preserve">The descriptions of each community’s core items and item composition </w:t>
      </w:r>
      <w:r w:rsidR="00C91882">
        <w:t>were</w:t>
      </w:r>
      <w:r w:rsidR="00CE43BE">
        <w:t xml:space="preserve"> used to determine the labels and de</w:t>
      </w:r>
      <w:r w:rsidR="00C82782">
        <w:t>scriptions for each facet (</w:t>
      </w:r>
      <w:r w:rsidR="00CE43BE">
        <w:t>Table 2)</w:t>
      </w:r>
      <w:r w:rsidR="00C91882">
        <w:t>.</w:t>
      </w:r>
      <w:r w:rsidR="00283A69">
        <w:t xml:space="preserve"> </w:t>
      </w:r>
      <w:r w:rsidR="00F6562A">
        <w:t xml:space="preserve">Note that </w:t>
      </w:r>
      <w:r w:rsidR="00283A69">
        <w:t>the comm</w:t>
      </w:r>
      <w:r w:rsidR="00454C70">
        <w:t>unities listed below are</w:t>
      </w:r>
      <w:r w:rsidR="00283A69">
        <w:t xml:space="preserve"> </w:t>
      </w:r>
      <w:r w:rsidR="00F6562A">
        <w:t xml:space="preserve">based on the visual orientation and organization of component relations, not necessarily </w:t>
      </w:r>
      <w:r w:rsidR="00283A69">
        <w:t>the actual order that the walktrap algorithm produced</w:t>
      </w:r>
      <w:r w:rsidR="00F6562A">
        <w:t>.</w:t>
      </w:r>
    </w:p>
    <w:p w14:paraId="010DC785" w14:textId="333A78ED" w:rsidR="00912F36" w:rsidRDefault="00912F36" w:rsidP="004F463C">
      <w:pPr>
        <w:widowControl w:val="0"/>
        <w:ind w:firstLine="720"/>
        <w:contextualSpacing/>
      </w:pPr>
      <w:r>
        <w:rPr>
          <w:b/>
        </w:rPr>
        <w:t xml:space="preserve">Community 1. </w:t>
      </w:r>
      <w:r w:rsidR="005A33EF">
        <w:t>The first community</w:t>
      </w:r>
      <w:r w:rsidR="00CC66E6">
        <w:t xml:space="preserve"> (</w:t>
      </w:r>
      <w:ins w:id="78" w:author="A P Christensen" w:date="2018-03-06T13:57:00Z">
        <w:r w:rsidR="00963926">
          <w:t>turquoise</w:t>
        </w:r>
      </w:ins>
      <w:del w:id="79" w:author="A P Christensen" w:date="2018-03-06T13:57:00Z">
        <w:r w:rsidR="00BE4F4E" w:rsidDel="00963926">
          <w:delText>sky blue</w:delText>
        </w:r>
      </w:del>
      <w:r w:rsidR="00CC66E6">
        <w:t xml:space="preserve"> in Figure 1)</w:t>
      </w:r>
      <w:r>
        <w:t xml:space="preserve"> was relatively central in the depiction of the network and included 17 items. </w:t>
      </w:r>
      <w:r w:rsidR="005A33EF">
        <w:t>T</w:t>
      </w:r>
      <w:r w:rsidR="00AA7F0F">
        <w:t>he core it</w:t>
      </w:r>
      <w:r w:rsidR="005A33EF">
        <w:t>ems of this community reflected interests in disc</w:t>
      </w:r>
      <w:r w:rsidR="00FF7AD6">
        <w:t>ussing philosophy (e.g., “I avoid</w:t>
      </w:r>
      <w:r w:rsidR="005A33EF">
        <w:t xml:space="preserve"> philosophical </w:t>
      </w:r>
      <w:r w:rsidR="00FF7AD6">
        <w:t>discussions</w:t>
      </w:r>
      <w:r w:rsidR="005A33EF">
        <w:t>”; reversed) and abstract ide</w:t>
      </w:r>
      <w:r w:rsidR="0039720F">
        <w:t>as (e.g., “I have never really been interested in science</w:t>
      </w:r>
      <w:r w:rsidR="00263BD0">
        <w:t>”</w:t>
      </w:r>
      <w:r w:rsidR="0039720F">
        <w:t>; reversed</w:t>
      </w:r>
      <w:r w:rsidR="00263BD0">
        <w:t xml:space="preserve">). This community </w:t>
      </w:r>
      <w:r w:rsidR="005A33EF">
        <w:t xml:space="preserve">was </w:t>
      </w:r>
      <w:r w:rsidR="00263BD0">
        <w:t xml:space="preserve">also the </w:t>
      </w:r>
      <w:r w:rsidR="005A33EF">
        <w:t xml:space="preserve">most central to the Intellect component. Thus, this community was labeled </w:t>
      </w:r>
      <w:r w:rsidR="005A33EF">
        <w:lastRenderedPageBreak/>
        <w:t>“Intellectual Interests.”</w:t>
      </w:r>
    </w:p>
    <w:p w14:paraId="4057FF21" w14:textId="6D08E630" w:rsidR="00EC46D3" w:rsidRDefault="005A33EF" w:rsidP="004F463C">
      <w:pPr>
        <w:widowControl w:val="0"/>
        <w:ind w:firstLine="720"/>
        <w:contextualSpacing/>
      </w:pPr>
      <w:r>
        <w:rPr>
          <w:b/>
        </w:rPr>
        <w:t xml:space="preserve">Community 2. </w:t>
      </w:r>
      <w:r w:rsidR="00A3287F">
        <w:t>Extending to</w:t>
      </w:r>
      <w:r>
        <w:t xml:space="preserve"> the bottom</w:t>
      </w:r>
      <w:r w:rsidR="00A3287F">
        <w:t>-right</w:t>
      </w:r>
      <w:r>
        <w:t xml:space="preserve"> of the Intellectual Interests community was a slightly larger community (20 items) </w:t>
      </w:r>
      <w:r w:rsidR="00987951">
        <w:t>related to</w:t>
      </w:r>
      <w:r>
        <w:t xml:space="preserve"> </w:t>
      </w:r>
      <w:r w:rsidR="00131951">
        <w:t>perceived intellectual ability</w:t>
      </w:r>
      <w:r w:rsidR="00CC66E6">
        <w:t xml:space="preserve"> (</w:t>
      </w:r>
      <w:ins w:id="80" w:author="A P Christensen" w:date="2018-03-06T13:57:00Z">
        <w:r w:rsidR="00963926">
          <w:t>violet</w:t>
        </w:r>
      </w:ins>
      <w:del w:id="81" w:author="A P Christensen" w:date="2018-03-06T13:57:00Z">
        <w:r w:rsidR="00BE4F4E" w:rsidDel="00963926">
          <w:delText>slate blue</w:delText>
        </w:r>
      </w:del>
      <w:r w:rsidR="00BE4F4E">
        <w:t xml:space="preserve"> </w:t>
      </w:r>
      <w:r w:rsidR="00CC66E6">
        <w:t>in Figure 1)</w:t>
      </w:r>
      <w:r w:rsidR="00131951">
        <w:t>.</w:t>
      </w:r>
      <w:r w:rsidR="00987951" w:rsidRPr="00987951">
        <w:t xml:space="preserve"> </w:t>
      </w:r>
      <w:r w:rsidR="00987951">
        <w:t xml:space="preserve">Core items in this community </w:t>
      </w:r>
      <w:r w:rsidR="001D1F12">
        <w:t>denoted</w:t>
      </w:r>
      <w:r w:rsidR="00987951">
        <w:t xml:space="preserve"> quick thinking, fast processing, and an ability</w:t>
      </w:r>
      <w:r w:rsidR="001D1F12">
        <w:t xml:space="preserve"> to</w:t>
      </w:r>
      <w:r w:rsidR="00987951">
        <w:t xml:space="preserve"> understand difficult ideas.</w:t>
      </w:r>
      <w:r w:rsidR="00131951">
        <w:t xml:space="preserve"> </w:t>
      </w:r>
      <w:r w:rsidR="00C8497F">
        <w:t>A</w:t>
      </w:r>
      <w:r w:rsidR="00131951">
        <w:t>ll items in this community</w:t>
      </w:r>
      <w:ins w:id="82" w:author="A P Christensen" w:date="2018-03-03T16:54:00Z">
        <w:r w:rsidR="006C5310">
          <w:t xml:space="preserve"> emphasize</w:t>
        </w:r>
      </w:ins>
      <w:r w:rsidR="00131951">
        <w:t xml:space="preserve">, in one way or another, </w:t>
      </w:r>
      <w:del w:id="83" w:author="A P Christensen" w:date="2018-03-03T16:32:00Z">
        <w:r w:rsidR="00131951" w:rsidDel="002F2C34">
          <w:delText>suggest</w:delText>
        </w:r>
      </w:del>
      <w:ins w:id="84" w:author="A P Christensen" w:date="2018-03-03T16:54:00Z">
        <w:r w:rsidR="006C5310">
          <w:t>the person’s own assessment of their</w:t>
        </w:r>
      </w:ins>
      <w:del w:id="85" w:author="A P Christensen" w:date="2018-03-03T16:31:00Z">
        <w:r w:rsidR="00131951" w:rsidDel="002F2C34">
          <w:delText>ed</w:delText>
        </w:r>
      </w:del>
      <w:ins w:id="86" w:author="A P Christensen" w:date="2018-03-03T16:31:00Z">
        <w:r w:rsidR="002F2C34">
          <w:t xml:space="preserve"> </w:t>
        </w:r>
      </w:ins>
      <w:del w:id="87" w:author="A P Christensen" w:date="2018-03-03T16:32:00Z">
        <w:r w:rsidR="00131951" w:rsidDel="002F2C34">
          <w:delText xml:space="preserve"> high </w:delText>
        </w:r>
      </w:del>
      <w:r w:rsidR="00131951">
        <w:t>intellect</w:t>
      </w:r>
      <w:ins w:id="88" w:author="A P Christensen" w:date="2018-03-03T16:32:00Z">
        <w:r w:rsidR="002F2C34">
          <w:t>ual ability</w:t>
        </w:r>
      </w:ins>
      <w:ins w:id="89" w:author="A P Christensen" w:date="2018-03-03T16:54:00Z">
        <w:r w:rsidR="006C5310">
          <w:t xml:space="preserve">. </w:t>
        </w:r>
      </w:ins>
      <w:ins w:id="90" w:author="A P Christensen" w:date="2018-03-03T17:01:00Z">
        <w:r w:rsidR="00B60697">
          <w:t xml:space="preserve">This </w:t>
        </w:r>
      </w:ins>
      <w:ins w:id="91" w:author="A P Christensen" w:date="2018-03-04T07:29:00Z">
        <w:r w:rsidR="00B60697">
          <w:t>self-report of perceived inte</w:t>
        </w:r>
      </w:ins>
      <w:ins w:id="92" w:author="A P Christensen" w:date="2018-03-04T07:30:00Z">
        <w:r w:rsidR="00B60697">
          <w:t>llectual ability</w:t>
        </w:r>
      </w:ins>
      <w:ins w:id="93" w:author="A P Christensen" w:date="2018-03-03T17:01:00Z">
        <w:r w:rsidR="00DF2156">
          <w:t xml:space="preserve"> </w:t>
        </w:r>
      </w:ins>
      <w:ins w:id="94" w:author="A P Christensen" w:date="2018-03-03T17:05:00Z">
        <w:r w:rsidR="00DF2156">
          <w:t xml:space="preserve">aligns with </w:t>
        </w:r>
      </w:ins>
      <w:ins w:id="95" w:author="A P Christensen" w:date="2018-03-03T17:01:00Z">
        <w:r w:rsidR="00DF2156">
          <w:t>notion</w:t>
        </w:r>
      </w:ins>
      <w:ins w:id="96" w:author="A P Christensen" w:date="2018-03-03T17:05:00Z">
        <w:r w:rsidR="00DF2156">
          <w:t>s</w:t>
        </w:r>
      </w:ins>
      <w:ins w:id="97" w:author="A P Christensen" w:date="2018-03-03T17:01:00Z">
        <w:r w:rsidR="00DF2156">
          <w:t xml:space="preserve"> of subjectively assessed</w:t>
        </w:r>
      </w:ins>
      <w:ins w:id="98" w:author="A P Christensen" w:date="2018-03-03T17:02:00Z">
        <w:r w:rsidR="00D360ED">
          <w:t xml:space="preserve"> intelligence </w:t>
        </w:r>
      </w:ins>
      <w:ins w:id="99" w:author="A P Christensen" w:date="2018-03-03T17:05:00Z">
        <w:r w:rsidR="00DF2156">
          <w:t>and self-estimates</w:t>
        </w:r>
      </w:ins>
      <w:ins w:id="100" w:author="A P Christensen" w:date="2018-03-07T10:15:00Z">
        <w:r w:rsidR="00A13C0E">
          <w:t xml:space="preserve"> of</w:t>
        </w:r>
      </w:ins>
      <w:ins w:id="101" w:author="A P Christensen" w:date="2018-03-04T07:30:00Z">
        <w:r w:rsidR="00D360ED">
          <w:t xml:space="preserve"> intelligence</w:t>
        </w:r>
      </w:ins>
      <w:ins w:id="102" w:author="A P Christensen" w:date="2018-03-03T17:02:00Z">
        <w:r w:rsidR="00DF2156">
          <w:t xml:space="preserve"> (Chamorro-Premuzic &amp; Furnham, 2004)</w:t>
        </w:r>
      </w:ins>
      <w:ins w:id="103" w:author="A P Christensen" w:date="2018-03-03T16:55:00Z">
        <w:r w:rsidR="0030571A">
          <w:t>.</w:t>
        </w:r>
      </w:ins>
      <w:ins w:id="104" w:author="A P Christensen" w:date="2018-03-03T17:05:00Z">
        <w:r w:rsidR="00DF2156">
          <w:t xml:space="preserve"> </w:t>
        </w:r>
      </w:ins>
      <w:del w:id="105" w:author="A P Christensen" w:date="2018-03-03T16:54:00Z">
        <w:r w:rsidR="00131951" w:rsidDel="006C5310">
          <w:delText>;</w:delText>
        </w:r>
      </w:del>
      <w:del w:id="106" w:author="A P Christensen" w:date="2018-03-03T16:55:00Z">
        <w:r w:rsidR="00131951" w:rsidDel="006C5310">
          <w:delText xml:space="preserve"> t</w:delText>
        </w:r>
      </w:del>
      <w:ins w:id="107" w:author="A P Christensen" w:date="2018-03-03T17:06:00Z">
        <w:r w:rsidR="00DF2156">
          <w:t>T</w:t>
        </w:r>
      </w:ins>
      <w:r w:rsidR="00131951">
        <w:t>herefore, this community was identified as “</w:t>
      </w:r>
      <w:del w:id="108" w:author="A P Christensen" w:date="2018-03-03T16:29:00Z">
        <w:r w:rsidR="00C85BB4" w:rsidDel="00825AA1">
          <w:delText>Intellectual Self-Efficacy</w:delText>
        </w:r>
      </w:del>
      <w:ins w:id="109" w:author="A P Christensen" w:date="2018-03-03T16:29:00Z">
        <w:r w:rsidR="00825AA1">
          <w:t>Self-Assessed Intelligence</w:t>
        </w:r>
      </w:ins>
      <w:r w:rsidR="00131951">
        <w:t>.”</w:t>
      </w:r>
      <w:del w:id="110" w:author="A P Christensen" w:date="2018-03-03T16:33:00Z">
        <w:r w:rsidR="00131951" w:rsidDel="002F2C34">
          <w:delText xml:space="preserve"> </w:delText>
        </w:r>
      </w:del>
    </w:p>
    <w:p w14:paraId="4F69A2AD" w14:textId="74A54988" w:rsidR="005A33EF" w:rsidRDefault="00EC46D3" w:rsidP="004F463C">
      <w:pPr>
        <w:widowControl w:val="0"/>
        <w:ind w:firstLine="720"/>
        <w:contextualSpacing/>
      </w:pPr>
      <w:r>
        <w:rPr>
          <w:b/>
        </w:rPr>
        <w:t xml:space="preserve">Community 3. </w:t>
      </w:r>
      <w:r>
        <w:t xml:space="preserve">The last community of the Intellect component was located to the right of </w:t>
      </w:r>
      <w:r w:rsidR="00DE029B">
        <w:t>the Intellectual Interests community</w:t>
      </w:r>
      <w:r w:rsidR="00A3287F">
        <w:t xml:space="preserve"> </w:t>
      </w:r>
      <w:r w:rsidR="0027669A">
        <w:t>(</w:t>
      </w:r>
      <w:del w:id="111" w:author="A P Christensen" w:date="2018-03-06T13:56:00Z">
        <w:r w:rsidR="00BE4F4E" w:rsidDel="00963926">
          <w:delText xml:space="preserve">turquoise </w:delText>
        </w:r>
      </w:del>
      <w:ins w:id="112" w:author="A P Christensen" w:date="2018-03-06T13:56:00Z">
        <w:r w:rsidR="00963926">
          <w:t>sea green</w:t>
        </w:r>
        <w:r w:rsidR="00963926" w:rsidDel="00BE4F4E">
          <w:t xml:space="preserve"> </w:t>
        </w:r>
      </w:ins>
      <w:r w:rsidR="0027669A">
        <w:t xml:space="preserve">in Figure 1) </w:t>
      </w:r>
      <w:r w:rsidR="00A3287F">
        <w:t>and contained 14 items</w:t>
      </w:r>
      <w:r>
        <w:t>. This community was characterized by items related to reflection</w:t>
      </w:r>
      <w:r w:rsidR="00A3287F">
        <w:t xml:space="preserve"> (e.g., “I love to reflect on things”)</w:t>
      </w:r>
      <w:r>
        <w:t>, interests in solving complex problems</w:t>
      </w:r>
      <w:r w:rsidR="00A3287F">
        <w:t xml:space="preserve"> (e.g., “I like to solve complex problems”)</w:t>
      </w:r>
      <w:r>
        <w:t>, and learning new things</w:t>
      </w:r>
      <w:r w:rsidR="0039720F">
        <w:t xml:space="preserve"> (e.g., “I try to learn something new every day</w:t>
      </w:r>
      <w:r w:rsidR="00A3287F">
        <w:t>”)</w:t>
      </w:r>
      <w:r>
        <w:t>. Based on these descriptions, we labelled the community, “</w:t>
      </w:r>
      <w:r w:rsidR="00F32229">
        <w:t>Intellectual Curiosity</w:t>
      </w:r>
      <w:r>
        <w:t xml:space="preserve">.” </w:t>
      </w:r>
    </w:p>
    <w:p w14:paraId="5573F25C" w14:textId="2F69DDBB" w:rsidR="00131951" w:rsidRDefault="00131951" w:rsidP="004F463C">
      <w:pPr>
        <w:widowControl w:val="0"/>
        <w:ind w:firstLine="720"/>
        <w:contextualSpacing/>
      </w:pPr>
      <w:r>
        <w:rPr>
          <w:b/>
        </w:rPr>
        <w:t xml:space="preserve">Community </w:t>
      </w:r>
      <w:r w:rsidR="00EC46D3">
        <w:rPr>
          <w:b/>
        </w:rPr>
        <w:t>4</w:t>
      </w:r>
      <w:r>
        <w:rPr>
          <w:b/>
        </w:rPr>
        <w:t xml:space="preserve">. </w:t>
      </w:r>
      <w:r>
        <w:t>The</w:t>
      </w:r>
      <w:r w:rsidR="00DE029B">
        <w:t xml:space="preserve"> first</w:t>
      </w:r>
      <w:r>
        <w:t xml:space="preserve"> community</w:t>
      </w:r>
      <w:r w:rsidR="00DE029B">
        <w:t xml:space="preserve"> of the Open-Mindedness component</w:t>
      </w:r>
      <w:r>
        <w:t xml:space="preserve"> branched to the left of the Intellectual Interests community</w:t>
      </w:r>
      <w:r w:rsidR="0027669A">
        <w:t xml:space="preserve"> (</w:t>
      </w:r>
      <w:del w:id="113" w:author="A P Christensen" w:date="2018-03-06T13:57:00Z">
        <w:r w:rsidR="00BE4F4E" w:rsidDel="00963926">
          <w:delText>violet</w:delText>
        </w:r>
      </w:del>
      <w:ins w:id="114" w:author="A P Christensen" w:date="2018-03-06T13:57:00Z">
        <w:r w:rsidR="00963926">
          <w:t>sky blue</w:t>
        </w:r>
      </w:ins>
      <w:r w:rsidR="0027669A">
        <w:t xml:space="preserve"> in Figure 1)</w:t>
      </w:r>
      <w:r>
        <w:t xml:space="preserve">. The core items of this community described </w:t>
      </w:r>
      <w:r w:rsidR="00CE43BE">
        <w:t>an openness</w:t>
      </w:r>
      <w:r>
        <w:t xml:space="preserve"> towards </w:t>
      </w:r>
      <w:r w:rsidR="001D1F12">
        <w:t>beliefs, values, and culture</w:t>
      </w:r>
      <w:r w:rsidR="001D1F12" w:rsidDel="001D1F12">
        <w:t xml:space="preserve"> </w:t>
      </w:r>
      <w:r w:rsidR="00A84661">
        <w:t>that are different from</w:t>
      </w:r>
      <w:r>
        <w:t xml:space="preserve"> one’s own</w:t>
      </w:r>
      <w:r w:rsidR="00303AAC">
        <w:t xml:space="preserve"> (e.g.,</w:t>
      </w:r>
      <w:r>
        <w:t xml:space="preserve"> “</w:t>
      </w:r>
      <w:r w:rsidR="0039720F">
        <w:t xml:space="preserve">I think it is rude when others speak in a language I can’t understand”; </w:t>
      </w:r>
      <w:r>
        <w:t>reversed</w:t>
      </w:r>
      <w:r w:rsidR="00303AAC">
        <w:t>).</w:t>
      </w:r>
      <w:r>
        <w:t xml:space="preserve"> Overall, the</w:t>
      </w:r>
      <w:r w:rsidR="00E4596A">
        <w:t xml:space="preserve"> 12</w:t>
      </w:r>
      <w:r>
        <w:t xml:space="preserve"> items </w:t>
      </w:r>
      <w:r w:rsidR="00E4596A">
        <w:t xml:space="preserve">of this community </w:t>
      </w:r>
      <w:r>
        <w:t>indicate</w:t>
      </w:r>
      <w:r w:rsidR="001D1F12">
        <w:t>d</w:t>
      </w:r>
      <w:r>
        <w:t xml:space="preserve"> a general sense of </w:t>
      </w:r>
      <w:r w:rsidR="00DE029B">
        <w:t>liberalism</w:t>
      </w:r>
      <w:r>
        <w:t xml:space="preserve"> towards others and </w:t>
      </w:r>
      <w:r w:rsidR="00E4596A">
        <w:t>opinions</w:t>
      </w:r>
      <w:r w:rsidR="00DE0679">
        <w:t xml:space="preserve">, and thus the community was labeled </w:t>
      </w:r>
      <w:r w:rsidR="00E4596A">
        <w:t>“</w:t>
      </w:r>
      <w:del w:id="115" w:author="A P Christensen" w:date="2018-03-07T09:50:00Z">
        <w:r w:rsidR="00DE029B" w:rsidDel="00842AF5">
          <w:delText>Non-traditionalism</w:delText>
        </w:r>
      </w:del>
      <w:ins w:id="116" w:author="A P Christensen" w:date="2018-03-07T09:50:00Z">
        <w:r w:rsidR="00842AF5">
          <w:t>Non-Traditionalism</w:t>
        </w:r>
      </w:ins>
      <w:r w:rsidR="00E4596A">
        <w:t>.”</w:t>
      </w:r>
    </w:p>
    <w:p w14:paraId="05169C3C" w14:textId="42BE6F12" w:rsidR="00E4596A" w:rsidRDefault="00E4596A" w:rsidP="004F463C">
      <w:pPr>
        <w:widowControl w:val="0"/>
        <w:ind w:firstLine="720"/>
        <w:contextualSpacing/>
      </w:pPr>
      <w:bookmarkStart w:id="117" w:name="_Hlk505936385"/>
      <w:r>
        <w:rPr>
          <w:b/>
        </w:rPr>
        <w:t xml:space="preserve">Community </w:t>
      </w:r>
      <w:r w:rsidR="00EC46D3">
        <w:rPr>
          <w:b/>
        </w:rPr>
        <w:t>5</w:t>
      </w:r>
      <w:r>
        <w:rPr>
          <w:b/>
        </w:rPr>
        <w:t xml:space="preserve">. </w:t>
      </w:r>
      <w:r w:rsidR="00D71D7A">
        <w:t xml:space="preserve">Community </w:t>
      </w:r>
      <w:r w:rsidR="00DE029B">
        <w:t>5</w:t>
      </w:r>
      <w:r>
        <w:t xml:space="preserve"> extended towards the bottom of the network from the </w:t>
      </w:r>
      <w:del w:id="118" w:author="A P Christensen" w:date="2018-03-07T09:50:00Z">
        <w:r w:rsidR="00DE029B" w:rsidDel="00842AF5">
          <w:delText>Non-traditionalism</w:delText>
        </w:r>
      </w:del>
      <w:ins w:id="119" w:author="A P Christensen" w:date="2018-03-07T09:50:00Z">
        <w:r w:rsidR="00842AF5">
          <w:t>Non-Traditionalism</w:t>
        </w:r>
      </w:ins>
      <w:r>
        <w:t xml:space="preserve"> community</w:t>
      </w:r>
      <w:r w:rsidR="0027669A">
        <w:t xml:space="preserve"> (</w:t>
      </w:r>
      <w:del w:id="120" w:author="A P Christensen" w:date="2018-03-06T13:55:00Z">
        <w:r w:rsidR="0027669A" w:rsidDel="00DA38A5">
          <w:delText xml:space="preserve">coral </w:delText>
        </w:r>
      </w:del>
      <w:ins w:id="121" w:author="A P Christensen" w:date="2018-03-06T13:55:00Z">
        <w:r w:rsidR="00DA38A5">
          <w:t xml:space="preserve">pink </w:t>
        </w:r>
      </w:ins>
      <w:r w:rsidR="0027669A">
        <w:t>in Figure 1)</w:t>
      </w:r>
      <w:r>
        <w:t>. This community had 7 items w</w:t>
      </w:r>
      <w:r w:rsidR="0039720F">
        <w:t xml:space="preserve">hich were all </w:t>
      </w:r>
      <w:r w:rsidR="0039720F">
        <w:lastRenderedPageBreak/>
        <w:t xml:space="preserve">reverse coded. </w:t>
      </w:r>
      <w:r w:rsidR="00C83D3D">
        <w:t>T</w:t>
      </w:r>
      <w:r>
        <w:t xml:space="preserve">his community was slightly harder to define because no items were positively endorsed for people high in the trait. We settled on </w:t>
      </w:r>
      <w:ins w:id="122" w:author="A P Christensen" w:date="2018-03-07T10:20:00Z">
        <w:r w:rsidR="00A13C0E">
          <w:t>“</w:t>
        </w:r>
      </w:ins>
      <w:del w:id="123" w:author="A P Christensen" w:date="2018-03-07T10:20:00Z">
        <w:r w:rsidDel="00A13C0E">
          <w:delText>“</w:delText>
        </w:r>
      </w:del>
      <w:del w:id="124" w:author="A P Christensen" w:date="2018-03-06T13:14:00Z">
        <w:r w:rsidDel="00E86EA2">
          <w:delText>Adventurous</w:delText>
        </w:r>
      </w:del>
      <w:ins w:id="125" w:author="A P Christensen" w:date="2018-03-07T09:50:00Z">
        <w:r w:rsidR="00842AF5">
          <w:t>Variety-Seeking</w:t>
        </w:r>
      </w:ins>
      <w:ins w:id="126" w:author="A P Christensen" w:date="2018-03-07T10:20:00Z">
        <w:r w:rsidR="00A13C0E">
          <w:t xml:space="preserve">” </w:t>
        </w:r>
      </w:ins>
      <w:ins w:id="127" w:author="A P Christensen" w:date="2018-03-07T08:57:00Z">
        <w:r w:rsidR="00870022">
          <w:t xml:space="preserve">to be consistent with Connelly et al.’s (2014b) findings and </w:t>
        </w:r>
      </w:ins>
      <w:r>
        <w:t xml:space="preserve">because it </w:t>
      </w:r>
      <w:r w:rsidR="00E56DEB">
        <w:t xml:space="preserve">summarized the </w:t>
      </w:r>
      <w:r w:rsidR="0001783D">
        <w:t xml:space="preserve">opposite characteristics </w:t>
      </w:r>
      <w:r>
        <w:t xml:space="preserve">of the </w:t>
      </w:r>
      <w:r w:rsidR="00E56DEB">
        <w:t>items</w:t>
      </w:r>
      <w:r w:rsidR="0001783D">
        <w:t>’ content</w:t>
      </w:r>
      <w:r w:rsidR="00E56DEB">
        <w:t xml:space="preserve"> in </w:t>
      </w:r>
      <w:r>
        <w:t xml:space="preserve">community, which </w:t>
      </w:r>
      <w:r w:rsidR="00A3287F">
        <w:t xml:space="preserve">centered on </w:t>
      </w:r>
      <w:r>
        <w:rPr>
          <w:i/>
        </w:rPr>
        <w:t>conventional</w:t>
      </w:r>
      <w:r w:rsidR="0001783D">
        <w:t xml:space="preserve">, </w:t>
      </w:r>
      <w:r>
        <w:rPr>
          <w:i/>
        </w:rPr>
        <w:t>orthodox</w:t>
      </w:r>
      <w:r w:rsidR="0001783D" w:rsidRPr="009E5111">
        <w:t>,</w:t>
      </w:r>
      <w:r w:rsidR="0001783D">
        <w:rPr>
          <w:i/>
        </w:rPr>
        <w:t xml:space="preserve"> </w:t>
      </w:r>
      <w:r w:rsidR="0001783D">
        <w:t xml:space="preserve">and </w:t>
      </w:r>
      <w:r w:rsidR="0001783D">
        <w:rPr>
          <w:i/>
        </w:rPr>
        <w:t>routine</w:t>
      </w:r>
      <w:r w:rsidR="00A3287F">
        <w:rPr>
          <w:i/>
        </w:rPr>
        <w:t xml:space="preserve"> </w:t>
      </w:r>
      <w:r w:rsidR="00CE43BE">
        <w:t>behavioral characteristics</w:t>
      </w:r>
      <w:r w:rsidR="00E56DEB">
        <w:t>.</w:t>
      </w:r>
      <w:r w:rsidR="0001783D">
        <w:t xml:space="preserve"> Notably, the facet label is the reverse of the items’ content; therefore, items in this facet should also be reverse</w:t>
      </w:r>
      <w:r w:rsidR="00521165">
        <w:t>d (as they were in the original inventor</w:t>
      </w:r>
      <w:r w:rsidR="00A13C0E">
        <w:t>ies</w:t>
      </w:r>
      <w:r w:rsidR="00521165">
        <w:t>)</w:t>
      </w:r>
      <w:r w:rsidR="0001783D">
        <w:t>.</w:t>
      </w:r>
      <w:ins w:id="128" w:author="A P Christensen" w:date="2018-03-05T07:46:00Z">
        <w:r w:rsidR="001D2F8B">
          <w:t xml:space="preserve"> </w:t>
        </w:r>
      </w:ins>
      <w:ins w:id="129" w:author="A P Christensen" w:date="2018-03-05T07:57:00Z">
        <w:r w:rsidR="0009008A">
          <w:t>Nonetheless, reversing t</w:t>
        </w:r>
      </w:ins>
      <w:ins w:id="130" w:author="A P Christensen" w:date="2018-03-05T07:46:00Z">
        <w:r w:rsidR="001D2F8B">
          <w:t>he it</w:t>
        </w:r>
        <w:r w:rsidR="0009008A">
          <w:t xml:space="preserve">ems </w:t>
        </w:r>
        <w:r w:rsidR="001D2F8B">
          <w:t xml:space="preserve">does not ensure </w:t>
        </w:r>
      </w:ins>
      <w:ins w:id="131" w:author="A P Christensen" w:date="2018-03-05T07:48:00Z">
        <w:r w:rsidR="001D2F8B">
          <w:t>that the</w:t>
        </w:r>
      </w:ins>
      <w:ins w:id="132" w:author="A P Christensen" w:date="2018-03-05T07:46:00Z">
        <w:r w:rsidR="001D2F8B">
          <w:t xml:space="preserve"> indicators</w:t>
        </w:r>
      </w:ins>
      <w:ins w:id="133" w:author="A P Christensen" w:date="2018-03-05T07:48:00Z">
        <w:r w:rsidR="001D2F8B">
          <w:t xml:space="preserve"> are the equivalent</w:t>
        </w:r>
      </w:ins>
      <w:ins w:id="134" w:author="A P Christensen" w:date="2018-03-05T07:46:00Z">
        <w:r w:rsidR="001D2F8B">
          <w:t xml:space="preserve"> </w:t>
        </w:r>
      </w:ins>
      <w:ins w:id="135" w:author="A P Christensen" w:date="2018-03-05T07:48:00Z">
        <w:r w:rsidR="001D2F8B">
          <w:t>of their reverse content</w:t>
        </w:r>
      </w:ins>
      <w:ins w:id="136" w:author="A P Christensen" w:date="2018-03-05T07:46:00Z">
        <w:r w:rsidR="001D2F8B">
          <w:t xml:space="preserve"> (van Sonderen et al., 2013).</w:t>
        </w:r>
      </w:ins>
      <w:ins w:id="137" w:author="A P Christensen" w:date="2018-03-05T07:49:00Z">
        <w:r w:rsidR="001D2F8B">
          <w:t xml:space="preserve"> In addition, this facet may be an art</w:t>
        </w:r>
      </w:ins>
      <w:ins w:id="138" w:author="A P Christensen" w:date="2018-03-06T13:14:00Z">
        <w:r w:rsidR="00E86EA2">
          <w:t>i</w:t>
        </w:r>
      </w:ins>
      <w:ins w:id="139" w:author="A P Christensen" w:date="2018-03-05T07:49:00Z">
        <w:r w:rsidR="001D2F8B">
          <w:t xml:space="preserve">fact of reverse wording rather than evidence for a </w:t>
        </w:r>
      </w:ins>
      <w:ins w:id="140" w:author="A P Christensen" w:date="2018-03-05T07:58:00Z">
        <w:r w:rsidR="0009008A">
          <w:t xml:space="preserve">meaningfully </w:t>
        </w:r>
      </w:ins>
      <w:ins w:id="141" w:author="A P Christensen" w:date="2018-03-05T07:49:00Z">
        <w:r w:rsidR="001D2F8B">
          <w:t>separable facet. Thus, careful consideration is necessary when interpreting this facet.</w:t>
        </w:r>
      </w:ins>
    </w:p>
    <w:bookmarkEnd w:id="117"/>
    <w:p w14:paraId="78033F23" w14:textId="5B509168" w:rsidR="00E56DEB" w:rsidRPr="00E56DEB" w:rsidRDefault="00E56DEB" w:rsidP="004F463C">
      <w:pPr>
        <w:widowControl w:val="0"/>
        <w:ind w:firstLine="720"/>
        <w:contextualSpacing/>
      </w:pPr>
      <w:r>
        <w:rPr>
          <w:b/>
        </w:rPr>
        <w:t xml:space="preserve">Community </w:t>
      </w:r>
      <w:r w:rsidR="00EC46D3">
        <w:rPr>
          <w:b/>
        </w:rPr>
        <w:t>6</w:t>
      </w:r>
      <w:r>
        <w:rPr>
          <w:b/>
        </w:rPr>
        <w:t xml:space="preserve">. </w:t>
      </w:r>
      <w:r w:rsidR="00C8497F">
        <w:t xml:space="preserve">Community </w:t>
      </w:r>
      <w:r w:rsidR="00DE029B">
        <w:t>6</w:t>
      </w:r>
      <w:r w:rsidR="00215FB1">
        <w:t xml:space="preserve"> </w:t>
      </w:r>
      <w:r w:rsidR="003B3991">
        <w:t>was to the left</w:t>
      </w:r>
      <w:r>
        <w:t xml:space="preserve"> of the </w:t>
      </w:r>
      <w:del w:id="142" w:author="A P Christensen" w:date="2018-03-07T09:50:00Z">
        <w:r w:rsidR="00DE029B" w:rsidDel="00842AF5">
          <w:delText>Non-traditionalism</w:delText>
        </w:r>
      </w:del>
      <w:ins w:id="143" w:author="A P Christensen" w:date="2018-03-07T09:50:00Z">
        <w:r w:rsidR="00842AF5">
          <w:t>Non-Traditionalism</w:t>
        </w:r>
      </w:ins>
      <w:r>
        <w:t xml:space="preserve"> community</w:t>
      </w:r>
      <w:r w:rsidR="0027669A">
        <w:t xml:space="preserve"> (</w:t>
      </w:r>
      <w:del w:id="144" w:author="A P Christensen" w:date="2018-03-06T13:55:00Z">
        <w:r w:rsidR="00BE4F4E" w:rsidDel="00963926">
          <w:delText>olive</w:delText>
        </w:r>
        <w:r w:rsidR="0027669A" w:rsidDel="00963926">
          <w:delText xml:space="preserve"> </w:delText>
        </w:r>
      </w:del>
      <w:ins w:id="145" w:author="A P Christensen" w:date="2018-03-06T13:58:00Z">
        <w:r w:rsidR="00D5058D">
          <w:t>orange</w:t>
        </w:r>
      </w:ins>
      <w:ins w:id="146" w:author="A P Christensen" w:date="2018-03-06T13:55:00Z">
        <w:r w:rsidR="00963926">
          <w:t xml:space="preserve"> </w:t>
        </w:r>
      </w:ins>
      <w:r w:rsidR="0027669A">
        <w:t>in Figure 1)</w:t>
      </w:r>
      <w:r>
        <w:t>. This</w:t>
      </w:r>
      <w:r w:rsidR="00C83D3D">
        <w:t xml:space="preserve"> 12-item</w:t>
      </w:r>
      <w:r>
        <w:t xml:space="preserve"> community was largely related to </w:t>
      </w:r>
      <w:r w:rsidR="00A13C0E">
        <w:t>variety-s</w:t>
      </w:r>
      <w:r w:rsidR="00842AF5">
        <w:t>eeking</w:t>
      </w:r>
      <w:r>
        <w:t xml:space="preserve"> in environments (e.g., “I enjoy a diverse community”), beliefs (e.g., “I learn a great deal from people with differing beliefs”), and experiences of life (e.g., “I</w:t>
      </w:r>
      <w:r w:rsidR="0039720F">
        <w:t xml:space="preserve"> understand that people can have different attitudes toward certain things than I do</w:t>
      </w:r>
      <w:r>
        <w:t xml:space="preserve">”). Items that were most central to this community chiefly reflected </w:t>
      </w:r>
      <w:r w:rsidR="00C83D3D">
        <w:t xml:space="preserve">preference for </w:t>
      </w:r>
      <w:r w:rsidR="00CE43BE">
        <w:t>variety in cultural experiences</w:t>
      </w:r>
      <w:r>
        <w:t>; thus, we labeled this community “Diversity.”</w:t>
      </w:r>
    </w:p>
    <w:p w14:paraId="21A005ED" w14:textId="653D922B" w:rsidR="00B54A33" w:rsidRDefault="00B54A33" w:rsidP="004F463C">
      <w:pPr>
        <w:widowControl w:val="0"/>
        <w:ind w:firstLine="720"/>
        <w:contextualSpacing/>
      </w:pPr>
      <w:r>
        <w:rPr>
          <w:b/>
        </w:rPr>
        <w:t xml:space="preserve">Community </w:t>
      </w:r>
      <w:r w:rsidR="00912F36">
        <w:rPr>
          <w:b/>
        </w:rPr>
        <w:t>7</w:t>
      </w:r>
      <w:r>
        <w:rPr>
          <w:b/>
        </w:rPr>
        <w:t xml:space="preserve">. </w:t>
      </w:r>
      <w:r w:rsidR="00912F36">
        <w:t>The seventh</w:t>
      </w:r>
      <w:r>
        <w:t xml:space="preserve"> community </w:t>
      </w:r>
      <w:r w:rsidR="003B3991">
        <w:t>was the largest, containing 25</w:t>
      </w:r>
      <w:r w:rsidR="003359A5">
        <w:t xml:space="preserve"> items</w:t>
      </w:r>
      <w:r w:rsidR="0027669A">
        <w:t xml:space="preserve"> and was located above the Intellectual Interests community (</w:t>
      </w:r>
      <w:del w:id="147" w:author="A P Christensen" w:date="2018-03-06T13:55:00Z">
        <w:r w:rsidR="0027669A" w:rsidDel="00963926">
          <w:delText xml:space="preserve">orange </w:delText>
        </w:r>
      </w:del>
      <w:ins w:id="148" w:author="A P Christensen" w:date="2018-03-06T13:55:00Z">
        <w:r w:rsidR="00963926">
          <w:t xml:space="preserve">coral </w:t>
        </w:r>
      </w:ins>
      <w:r w:rsidR="0027669A">
        <w:t>in Figure 1).</w:t>
      </w:r>
      <w:r>
        <w:t xml:space="preserve"> This community was clearly represented by aesthetic interests and appreciation with core items </w:t>
      </w:r>
      <w:r w:rsidR="000819EC">
        <w:t xml:space="preserve">such as, </w:t>
      </w:r>
      <w:r>
        <w:t>“I h</w:t>
      </w:r>
      <w:r w:rsidR="0039720F">
        <w:t>ave a passion for art” and “I enjoy the beauty of nature</w:t>
      </w:r>
      <w:r w:rsidR="00454C70">
        <w:t>,</w:t>
      </w:r>
      <w:r>
        <w:t>”</w:t>
      </w:r>
      <w:r w:rsidR="00454C70">
        <w:t xml:space="preserve"> and thus was labeled, “Aesthetic Appreciation.”</w:t>
      </w:r>
      <w:r>
        <w:t xml:space="preserve"> Not surprisingly, this community </w:t>
      </w:r>
      <w:r w:rsidR="00454C70">
        <w:t>was</w:t>
      </w:r>
      <w:r w:rsidR="003359A5">
        <w:t xml:space="preserve"> most centrally located in the</w:t>
      </w:r>
      <w:r>
        <w:t xml:space="preserve"> Experiencing component.</w:t>
      </w:r>
    </w:p>
    <w:p w14:paraId="3E83374B" w14:textId="4C7CE54B" w:rsidR="00283A69" w:rsidRDefault="00912F36" w:rsidP="004F463C">
      <w:pPr>
        <w:widowControl w:val="0"/>
        <w:ind w:firstLine="720"/>
        <w:contextualSpacing/>
      </w:pPr>
      <w:r>
        <w:rPr>
          <w:b/>
        </w:rPr>
        <w:lastRenderedPageBreak/>
        <w:t>Community 8</w:t>
      </w:r>
      <w:r w:rsidR="00283A69">
        <w:rPr>
          <w:b/>
        </w:rPr>
        <w:t xml:space="preserve">. </w:t>
      </w:r>
      <w:r w:rsidR="00454C70">
        <w:t>The next community</w:t>
      </w:r>
      <w:r>
        <w:t xml:space="preserve"> included 10 items and</w:t>
      </w:r>
      <w:r w:rsidR="00454C70">
        <w:t xml:space="preserve"> </w:t>
      </w:r>
      <w:r w:rsidR="000819EC">
        <w:t xml:space="preserve">branched </w:t>
      </w:r>
      <w:r w:rsidR="00454C70">
        <w:t>to the left of the Aesthetic Appreciation community</w:t>
      </w:r>
      <w:r w:rsidR="0027669A">
        <w:t xml:space="preserve"> (</w:t>
      </w:r>
      <w:ins w:id="149" w:author="A P Christensen" w:date="2018-03-06T13:54:00Z">
        <w:r w:rsidR="00DA38A5">
          <w:t>slate blue</w:t>
        </w:r>
      </w:ins>
      <w:del w:id="150" w:author="A P Christensen" w:date="2018-03-06T13:54:00Z">
        <w:r w:rsidR="00BE4F4E" w:rsidDel="00DA38A5">
          <w:delText>pink</w:delText>
        </w:r>
      </w:del>
      <w:r w:rsidR="00BE4F4E">
        <w:t xml:space="preserve"> </w:t>
      </w:r>
      <w:r w:rsidR="0027669A">
        <w:t>in Figure 1)</w:t>
      </w:r>
      <w:r w:rsidR="00454C70">
        <w:t>. This community was defined by i</w:t>
      </w:r>
      <w:r w:rsidR="00B609A3">
        <w:t xml:space="preserve">mmersion in emotions and music, with a single core item uniting these two descriptions, “I have been touched emotionally by a great musical performance.” </w:t>
      </w:r>
      <w:r w:rsidR="006042C4">
        <w:t>S</w:t>
      </w:r>
      <w:r w:rsidR="000C1C4C">
        <w:t xml:space="preserve">everal studies </w:t>
      </w:r>
      <w:r w:rsidR="006042C4">
        <w:t xml:space="preserve">have </w:t>
      </w:r>
      <w:r w:rsidR="00B609A3">
        <w:t>demonstrate</w:t>
      </w:r>
      <w:r w:rsidR="006042C4">
        <w:t>d</w:t>
      </w:r>
      <w:r w:rsidR="00B609A3">
        <w:t xml:space="preserve"> that people</w:t>
      </w:r>
      <w:r w:rsidR="007E7880">
        <w:t xml:space="preserve"> high in Opennes</w:t>
      </w:r>
      <w:r w:rsidR="006042C4">
        <w:t>s to Experience, specifically</w:t>
      </w:r>
      <w:r w:rsidR="007E7880">
        <w:t xml:space="preserve"> the Experiencing </w:t>
      </w:r>
      <w:r w:rsidR="000819EC">
        <w:t>aspect</w:t>
      </w:r>
      <w:r w:rsidR="007E7880">
        <w:t xml:space="preserve">, </w:t>
      </w:r>
      <w:r w:rsidR="00B609A3">
        <w:t xml:space="preserve">are more likely to experience </w:t>
      </w:r>
      <w:r w:rsidR="000C1C4C">
        <w:t xml:space="preserve">complex and subtle </w:t>
      </w:r>
      <w:r w:rsidR="00B609A3">
        <w:t>emotions related to aesthetic experience</w:t>
      </w:r>
      <w:r w:rsidR="006042C4">
        <w:t>s</w:t>
      </w:r>
      <w:r w:rsidR="00B609A3">
        <w:t xml:space="preserve"> (inclu</w:t>
      </w:r>
      <w:r w:rsidR="00C65885">
        <w:t>ding music) than people low in Openness to Experience (</w:t>
      </w:r>
      <w:r w:rsidR="000C1C4C">
        <w:t>Cotter, Silvia, &amp; Fayn, in press; McCrae, 2007;</w:t>
      </w:r>
      <w:r w:rsidR="006D7E3B">
        <w:t xml:space="preserve"> </w:t>
      </w:r>
      <w:r w:rsidR="006D7E3B" w:rsidRPr="00F6183C">
        <w:rPr>
          <w:rFonts w:asciiTheme="minorBidi" w:hAnsiTheme="minorBidi" w:cstheme="minorBidi"/>
        </w:rPr>
        <w:t>Silvia, Fayn, Nusbaum, &amp; Beaty</w:t>
      </w:r>
      <w:r w:rsidR="006D7E3B">
        <w:rPr>
          <w:rFonts w:asciiTheme="minorBidi" w:hAnsiTheme="minorBidi" w:cstheme="minorBidi"/>
        </w:rPr>
        <w:t xml:space="preserve">, </w:t>
      </w:r>
      <w:r w:rsidR="006D7E3B" w:rsidRPr="00F6183C">
        <w:rPr>
          <w:rFonts w:asciiTheme="minorBidi" w:hAnsiTheme="minorBidi" w:cstheme="minorBidi"/>
        </w:rPr>
        <w:t>2015</w:t>
      </w:r>
      <w:r w:rsidR="00B609A3">
        <w:t>). For this reason, we labelled this component “</w:t>
      </w:r>
      <w:r w:rsidR="006A104C">
        <w:t>Openness to Emotions</w:t>
      </w:r>
      <w:r w:rsidR="00B609A3">
        <w:t xml:space="preserve">,” with </w:t>
      </w:r>
      <w:r w:rsidR="00356CB7">
        <w:t xml:space="preserve">an </w:t>
      </w:r>
      <w:r w:rsidR="00B609A3">
        <w:t>emphasis on emotions related to aesthetic experiences (Table 2).</w:t>
      </w:r>
    </w:p>
    <w:p w14:paraId="42AC5495" w14:textId="2A1A4FD6" w:rsidR="002E1AEF" w:rsidRDefault="00912F36" w:rsidP="004F463C">
      <w:pPr>
        <w:widowControl w:val="0"/>
        <w:ind w:firstLine="720"/>
        <w:contextualSpacing/>
      </w:pPr>
      <w:r>
        <w:rPr>
          <w:b/>
        </w:rPr>
        <w:t>Community 9</w:t>
      </w:r>
      <w:r w:rsidR="00C65885">
        <w:rPr>
          <w:b/>
        </w:rPr>
        <w:t xml:space="preserve">. </w:t>
      </w:r>
      <w:r w:rsidR="007A42CF">
        <w:t>Stemming to the right of the Aesthetic Appreciation community was a community</w:t>
      </w:r>
      <w:r>
        <w:t xml:space="preserve"> of 14 items</w:t>
      </w:r>
      <w:r w:rsidR="007A42CF">
        <w:t xml:space="preserve"> defined by creativity and imagination</w:t>
      </w:r>
      <w:r w:rsidR="0027669A">
        <w:t xml:space="preserve"> (</w:t>
      </w:r>
      <w:del w:id="151" w:author="A P Christensen" w:date="2018-03-06T13:56:00Z">
        <w:r w:rsidR="00BE4F4E" w:rsidDel="00963926">
          <w:delText xml:space="preserve">sea </w:delText>
        </w:r>
      </w:del>
      <w:r w:rsidR="00BE4F4E">
        <w:t xml:space="preserve">green </w:t>
      </w:r>
      <w:r w:rsidR="0027669A">
        <w:t>in Figure 1)</w:t>
      </w:r>
      <w:r w:rsidR="007A42CF">
        <w:t>. Core items were related to having an active imagin</w:t>
      </w:r>
      <w:r w:rsidR="00593726">
        <w:t>ation and engagement in creativity</w:t>
      </w:r>
      <w:r w:rsidR="007A42CF">
        <w:t>. The flavor of this community was more related to creativity in the arts, such as “I would enjoy creating a work of art, such as a novel, a song, or a painting,”</w:t>
      </w:r>
      <w:r w:rsidR="00686618">
        <w:t xml:space="preserve"> than the sciences. </w:t>
      </w:r>
      <w:r w:rsidR="002E1AEF">
        <w:t>Moreover, the community included som</w:t>
      </w:r>
      <w:r w:rsidR="007D3672">
        <w:t>e indicators</w:t>
      </w:r>
      <w:r w:rsidR="002E1AEF">
        <w:t xml:space="preserve"> of </w:t>
      </w:r>
      <w:r w:rsidR="007D3672">
        <w:t xml:space="preserve">active </w:t>
      </w:r>
      <w:r w:rsidR="002E1AEF">
        <w:t>daydreaming such as, “</w:t>
      </w:r>
      <w:r w:rsidR="009B3753">
        <w:t>letting a</w:t>
      </w:r>
      <w:r w:rsidR="002E1AEF">
        <w:t xml:space="preserve"> fantasy or daydream develop.” Therefore, this community </w:t>
      </w:r>
      <w:r w:rsidR="00927D0A">
        <w:t xml:space="preserve">was </w:t>
      </w:r>
      <w:r w:rsidR="00363C43">
        <w:t>labeled, “Imaginative</w:t>
      </w:r>
      <w:r w:rsidR="002E1AEF">
        <w:t>.”</w:t>
      </w:r>
    </w:p>
    <w:p w14:paraId="74E0712E" w14:textId="0A786EC8" w:rsidR="00912F36" w:rsidRDefault="00912F36" w:rsidP="004F463C">
      <w:pPr>
        <w:widowControl w:val="0"/>
        <w:ind w:firstLine="720"/>
        <w:contextualSpacing/>
      </w:pPr>
      <w:r>
        <w:rPr>
          <w:b/>
        </w:rPr>
        <w:t>Community 10</w:t>
      </w:r>
      <w:r w:rsidR="002E1AEF">
        <w:rPr>
          <w:b/>
        </w:rPr>
        <w:t xml:space="preserve">. </w:t>
      </w:r>
      <w:r w:rsidR="002E1AEF">
        <w:t xml:space="preserve">The last Experiencing community branched off </w:t>
      </w:r>
      <w:r w:rsidR="00D129D3">
        <w:t xml:space="preserve">to the right of </w:t>
      </w:r>
      <w:r w:rsidR="002E1AEF">
        <w:t>the Imaginative community</w:t>
      </w:r>
      <w:r>
        <w:t xml:space="preserve"> (7 items</w:t>
      </w:r>
      <w:r w:rsidR="0027669A">
        <w:t xml:space="preserve">; </w:t>
      </w:r>
      <w:del w:id="152" w:author="A P Christensen" w:date="2018-03-06T13:56:00Z">
        <w:r w:rsidR="00BE4F4E" w:rsidDel="00963926">
          <w:delText xml:space="preserve">green </w:delText>
        </w:r>
      </w:del>
      <w:ins w:id="153" w:author="A P Christensen" w:date="2018-03-06T13:56:00Z">
        <w:r w:rsidR="00963926">
          <w:t xml:space="preserve">olive </w:t>
        </w:r>
      </w:ins>
      <w:r w:rsidR="0027669A">
        <w:t>in Figure 1</w:t>
      </w:r>
      <w:r>
        <w:t>)</w:t>
      </w:r>
      <w:r w:rsidR="002E1AEF">
        <w:t xml:space="preserve">. </w:t>
      </w:r>
      <w:r w:rsidR="007D3672">
        <w:t xml:space="preserve">Unlike the </w:t>
      </w:r>
      <w:r w:rsidR="00356CB7">
        <w:t xml:space="preserve">active </w:t>
      </w:r>
      <w:r w:rsidR="007D3672">
        <w:t xml:space="preserve">daydreaming indicators of the Imaginative community, this community </w:t>
      </w:r>
      <w:r w:rsidR="00356CB7">
        <w:t>emphasized</w:t>
      </w:r>
      <w:r w:rsidR="007D3672">
        <w:t xml:space="preserve"> p</w:t>
      </w:r>
      <w:r w:rsidR="009B3753">
        <w:t>assive daydreaming like “</w:t>
      </w:r>
      <w:r w:rsidR="007D3672">
        <w:t xml:space="preserve">difficulty </w:t>
      </w:r>
      <w:r w:rsidR="009B3753">
        <w:t>l</w:t>
      </w:r>
      <w:r w:rsidR="007D3672">
        <w:t xml:space="preserve">etting my mind wander </w:t>
      </w:r>
      <w:r>
        <w:t xml:space="preserve">(reversed).” </w:t>
      </w:r>
      <w:r w:rsidR="007D3672">
        <w:t xml:space="preserve"> </w:t>
      </w:r>
      <w:r>
        <w:t xml:space="preserve">Thus, this community was </w:t>
      </w:r>
      <w:r w:rsidR="00356CB7">
        <w:t xml:space="preserve">characterized </w:t>
      </w:r>
      <w:r>
        <w:t>by daydreaming and mind wandering</w:t>
      </w:r>
      <w:r w:rsidR="00356CB7">
        <w:t>,</w:t>
      </w:r>
      <w:r>
        <w:t xml:space="preserve"> so we called it “Fantasy.”</w:t>
      </w:r>
    </w:p>
    <w:p w14:paraId="227F214D" w14:textId="37F8D395" w:rsidR="00FF6783" w:rsidRPr="00EE3B6B" w:rsidRDefault="00A1003D" w:rsidP="004F463C">
      <w:pPr>
        <w:widowControl w:val="0"/>
        <w:contextualSpacing/>
        <w:rPr>
          <w:b/>
        </w:rPr>
      </w:pPr>
      <w:r w:rsidRPr="00EE3B6B">
        <w:rPr>
          <w:b/>
        </w:rPr>
        <w:t>Reliabilities</w:t>
      </w:r>
      <w:r w:rsidR="00FF6783" w:rsidRPr="00EE3B6B">
        <w:rPr>
          <w:b/>
        </w:rPr>
        <w:t xml:space="preserve"> and Correlations</w:t>
      </w:r>
    </w:p>
    <w:p w14:paraId="49527FDB" w14:textId="4F9E9739" w:rsidR="00FF6783" w:rsidRDefault="00FF6783" w:rsidP="004F463C">
      <w:pPr>
        <w:widowControl w:val="0"/>
        <w:contextualSpacing/>
      </w:pPr>
      <w:r w:rsidRPr="00EE3B6B">
        <w:tab/>
      </w:r>
      <w:r w:rsidRPr="00EE3B6B">
        <w:rPr>
          <w:b/>
        </w:rPr>
        <w:t xml:space="preserve">Rasch Reliabilities. </w:t>
      </w:r>
      <w:r w:rsidRPr="00EE3B6B">
        <w:t xml:space="preserve">Rasch reliabilities are presented for each </w:t>
      </w:r>
      <w:r w:rsidR="00593726" w:rsidRPr="00EE3B6B">
        <w:t xml:space="preserve">inventory-defined </w:t>
      </w:r>
      <w:r w:rsidRPr="00EE3B6B">
        <w:t xml:space="preserve">facet </w:t>
      </w:r>
      <w:r w:rsidRPr="00EE3B6B">
        <w:lastRenderedPageBreak/>
        <w:t>(Table 1) and each network-identified facet discussed above (Table 3). In general, most inventory-defined facets had acceptable reliability (</w:t>
      </w:r>
      <w:r w:rsidRPr="00EE3B6B">
        <w:rPr>
          <w:i/>
        </w:rPr>
        <w:t>R</w:t>
      </w:r>
      <w:r w:rsidRPr="00EE3B6B">
        <w:rPr>
          <w:i/>
          <w:vertAlign w:val="subscript"/>
        </w:rPr>
        <w:t>r</w:t>
      </w:r>
      <w:r w:rsidRPr="00EE3B6B">
        <w:rPr>
          <w:i/>
        </w:rPr>
        <w:t xml:space="preserve"> </w:t>
      </w:r>
      <w:r w:rsidRPr="00EE3B6B">
        <w:t>&gt; .70), with the exception of HEXACO’s Aesthetic Appreciation and Unconventionality.</w:t>
      </w:r>
      <w:r w:rsidR="006D6D31" w:rsidRPr="00EE3B6B">
        <w:t xml:space="preserve"> </w:t>
      </w:r>
      <w:r w:rsidRPr="00EE3B6B">
        <w:t xml:space="preserve">The network-identified facets were all </w:t>
      </w:r>
      <w:r w:rsidR="007E084E" w:rsidRPr="00EE3B6B">
        <w:t>satisfactory</w:t>
      </w:r>
      <w:r w:rsidR="00DE029B" w:rsidRPr="00EE3B6B">
        <w:t xml:space="preserve"> (</w:t>
      </w:r>
      <w:r w:rsidR="00DE029B" w:rsidRPr="00EE3B6B">
        <w:rPr>
          <w:i/>
        </w:rPr>
        <w:t>R</w:t>
      </w:r>
      <w:r w:rsidR="00DE029B" w:rsidRPr="00EE3B6B">
        <w:rPr>
          <w:i/>
          <w:vertAlign w:val="subscript"/>
        </w:rPr>
        <w:t>r</w:t>
      </w:r>
      <w:r w:rsidR="00D129D3" w:rsidRPr="00EE3B6B">
        <w:t>’s from</w:t>
      </w:r>
      <w:r w:rsidR="00DE029B" w:rsidRPr="00EE3B6B">
        <w:t xml:space="preserve"> </w:t>
      </w:r>
      <w:r w:rsidR="007E084E" w:rsidRPr="00EE3B6B">
        <w:t>.</w:t>
      </w:r>
      <w:r w:rsidR="00D129D3" w:rsidRPr="00EE3B6B">
        <w:t>75 to</w:t>
      </w:r>
      <w:r w:rsidR="00DE029B" w:rsidRPr="00EE3B6B">
        <w:t xml:space="preserve"> .92)</w:t>
      </w:r>
      <w:ins w:id="154" w:author="A P Christensen" w:date="2018-03-07T10:23:00Z">
        <w:r w:rsidR="00AB3DAC">
          <w:t>, which</w:t>
        </w:r>
      </w:ins>
      <w:del w:id="155" w:author="A P Christensen" w:date="2018-03-07T10:23:00Z">
        <w:r w:rsidR="00D129D3" w:rsidRPr="00EE3B6B" w:rsidDel="00AB3DAC">
          <w:delText xml:space="preserve">. </w:delText>
        </w:r>
        <w:r w:rsidR="004D0E31" w:rsidDel="00AB3DAC">
          <w:delText>This</w:delText>
        </w:r>
      </w:del>
      <w:r w:rsidR="004D0E31">
        <w:t xml:space="preserve"> was</w:t>
      </w:r>
      <w:r w:rsidR="006D6D31" w:rsidRPr="00EE3B6B">
        <w:t xml:space="preserve"> somewhat expected because</w:t>
      </w:r>
      <w:r w:rsidR="007E084E" w:rsidRPr="00EE3B6B">
        <w:t xml:space="preserve"> facets with a larger number of items ten</w:t>
      </w:r>
      <w:r w:rsidR="006D6D31" w:rsidRPr="00EE3B6B">
        <w:t xml:space="preserve">ded to have larger reliabilities. </w:t>
      </w:r>
    </w:p>
    <w:p w14:paraId="0BBB5ACC" w14:textId="0328381D" w:rsidR="007E084E" w:rsidRPr="008853B2" w:rsidRDefault="007E084E" w:rsidP="004F463C">
      <w:pPr>
        <w:widowControl w:val="0"/>
        <w:contextualSpacing/>
      </w:pPr>
      <w:r>
        <w:tab/>
      </w:r>
      <w:r>
        <w:rPr>
          <w:b/>
        </w:rPr>
        <w:t>Network-identified facet correlations.</w:t>
      </w:r>
      <w:r>
        <w:t xml:space="preserve"> There are a few network-identified facet</w:t>
      </w:r>
      <w:r w:rsidR="00217E38">
        <w:t xml:space="preserve"> correlations</w:t>
      </w:r>
      <w:r>
        <w:t xml:space="preserve"> that are worth </w:t>
      </w:r>
      <w:r w:rsidR="00927D0A">
        <w:t>noting</w:t>
      </w:r>
      <w:r w:rsidR="00A15CBC">
        <w:t xml:space="preserve"> (Table 3)</w:t>
      </w:r>
      <w:r w:rsidR="00441FB7">
        <w:t>. First, other than the central</w:t>
      </w:r>
      <w:r w:rsidR="001D1868">
        <w:t xml:space="preserve"> Experiencing, Intellect, and Open-Mindedness </w:t>
      </w:r>
      <w:r>
        <w:t>fa</w:t>
      </w:r>
      <w:r w:rsidR="001D1868">
        <w:t>cets (Aesthetic Appreciation,</w:t>
      </w:r>
      <w:r>
        <w:t xml:space="preserve"> Intellectual Interests,</w:t>
      </w:r>
      <w:r w:rsidR="001D1868">
        <w:t xml:space="preserve"> and </w:t>
      </w:r>
      <w:del w:id="156" w:author="A P Christensen" w:date="2018-03-07T09:50:00Z">
        <w:r w:rsidR="001D1868" w:rsidDel="00842AF5">
          <w:delText>Non-traditionalism</w:delText>
        </w:r>
      </w:del>
      <w:ins w:id="157" w:author="A P Christensen" w:date="2018-03-07T09:50:00Z">
        <w:r w:rsidR="00842AF5">
          <w:t>Non-Traditionalism</w:t>
        </w:r>
      </w:ins>
      <w:r w:rsidR="004A4590">
        <w:t>,</w:t>
      </w:r>
      <w:r>
        <w:t xml:space="preserve"> respectively), the </w:t>
      </w:r>
      <w:r w:rsidR="00F32229">
        <w:t>Intellectual Curiosity</w:t>
      </w:r>
      <w:r>
        <w:t xml:space="preserve"> and Imaginative facets had the highest correlations with the global Openness to Experience variable. Their high correlations are consistent with their more central positions in the network. Another interesting pattern </w:t>
      </w:r>
      <w:r w:rsidR="00217E38">
        <w:t xml:space="preserve">is the </w:t>
      </w:r>
      <w:r>
        <w:t>differential relations</w:t>
      </w:r>
      <w:r w:rsidR="00217E38">
        <w:t xml:space="preserve"> of the Imaginative and Fantasy facets</w:t>
      </w:r>
      <w:r>
        <w:t xml:space="preserve"> to</w:t>
      </w:r>
      <w:r w:rsidR="008853B2">
        <w:t xml:space="preserve"> </w:t>
      </w:r>
      <w:r w:rsidR="00217E38">
        <w:t xml:space="preserve">the </w:t>
      </w:r>
      <w:r w:rsidR="008853B2">
        <w:t>other facets. For examp</w:t>
      </w:r>
      <w:r w:rsidR="00E024CA">
        <w:t xml:space="preserve">le, the Imaginative facet has </w:t>
      </w:r>
      <w:r w:rsidR="008853B2">
        <w:t>much larger correlation</w:t>
      </w:r>
      <w:r w:rsidR="00E024CA">
        <w:t>s</w:t>
      </w:r>
      <w:r w:rsidR="008853B2">
        <w:t xml:space="preserve"> with </w:t>
      </w:r>
      <w:r w:rsidR="00217E38">
        <w:t xml:space="preserve">the </w:t>
      </w:r>
      <w:r w:rsidR="00F32229">
        <w:t>Intellectual Curiosity</w:t>
      </w:r>
      <w:r w:rsidR="00E024CA">
        <w:t>, Aesthetic Appreciation, and</w:t>
      </w:r>
      <w:r w:rsidR="00217E38">
        <w:t xml:space="preserve"> </w:t>
      </w:r>
      <w:del w:id="158" w:author="A P Christensen" w:date="2018-03-03T16:29:00Z">
        <w:r w:rsidR="00C85BB4" w:rsidDel="00825AA1">
          <w:delText>Intellectual Self-Efficacy</w:delText>
        </w:r>
      </w:del>
      <w:ins w:id="159" w:author="A P Christensen" w:date="2018-03-03T16:29:00Z">
        <w:r w:rsidR="00825AA1">
          <w:t>Self-Assessed Intelligence</w:t>
        </w:r>
      </w:ins>
      <w:r w:rsidR="008853B2">
        <w:t xml:space="preserve"> </w:t>
      </w:r>
      <w:r w:rsidR="00217E38">
        <w:t xml:space="preserve">facets </w:t>
      </w:r>
      <w:r w:rsidR="00E024CA">
        <w:t>than the Fantasy facet</w:t>
      </w:r>
      <w:r w:rsidR="008853B2">
        <w:t xml:space="preserve">. </w:t>
      </w:r>
      <w:r w:rsidR="00E024CA">
        <w:t>This suggests that, despite being related (</w:t>
      </w:r>
      <w:r w:rsidR="00E024CA">
        <w:rPr>
          <w:i/>
        </w:rPr>
        <w:t xml:space="preserve">r </w:t>
      </w:r>
      <w:r w:rsidR="00E024CA">
        <w:t xml:space="preserve">= .50), they are conceptually distinct from one another. </w:t>
      </w:r>
      <w:r w:rsidR="008853B2">
        <w:t xml:space="preserve">Similarly, the Diversity and </w:t>
      </w:r>
      <w:del w:id="160" w:author="A P Christensen" w:date="2018-03-06T13:14:00Z">
        <w:r w:rsidR="008853B2" w:rsidDel="00E86EA2">
          <w:delText>Adventurous</w:delText>
        </w:r>
      </w:del>
      <w:ins w:id="161" w:author="A P Christensen" w:date="2018-03-07T09:50:00Z">
        <w:r w:rsidR="00842AF5">
          <w:t>Variety-Seeking</w:t>
        </w:r>
      </w:ins>
      <w:r w:rsidR="008853B2">
        <w:t xml:space="preserve"> facets have</w:t>
      </w:r>
      <w:r w:rsidR="00E024CA">
        <w:t xml:space="preserve"> a relatively small correlation (</w:t>
      </w:r>
      <w:r w:rsidR="00E024CA">
        <w:rPr>
          <w:i/>
        </w:rPr>
        <w:t xml:space="preserve">r </w:t>
      </w:r>
      <w:r w:rsidR="00E024CA">
        <w:t>= .36) and</w:t>
      </w:r>
      <w:r w:rsidR="008853B2">
        <w:t xml:space="preserve"> </w:t>
      </w:r>
      <w:r w:rsidR="00ED6504">
        <w:t xml:space="preserve">have </w:t>
      </w:r>
      <w:r w:rsidR="008853B2">
        <w:t>divergent relations</w:t>
      </w:r>
      <w:r w:rsidR="00ED6504">
        <w:t xml:space="preserve"> with the Experiencing aspect</w:t>
      </w:r>
      <w:r w:rsidR="00E024CA">
        <w:t>’s facets,</w:t>
      </w:r>
      <w:r w:rsidR="008853B2">
        <w:t xml:space="preserve"> despite</w:t>
      </w:r>
      <w:r w:rsidR="00E024CA">
        <w:t xml:space="preserve"> </w:t>
      </w:r>
      <w:r w:rsidR="007E0EAC">
        <w:t xml:space="preserve">having similar relations to </w:t>
      </w:r>
      <w:del w:id="162" w:author="A P Christensen" w:date="2018-03-07T09:50:00Z">
        <w:r w:rsidR="001D1868" w:rsidDel="00842AF5">
          <w:delText>Non-traditionalism</w:delText>
        </w:r>
      </w:del>
      <w:ins w:id="163" w:author="A P Christensen" w:date="2018-03-07T09:50:00Z">
        <w:r w:rsidR="00842AF5">
          <w:t>Non-Traditionalism</w:t>
        </w:r>
      </w:ins>
      <w:r w:rsidR="007E0EAC">
        <w:t xml:space="preserve"> (</w:t>
      </w:r>
      <w:r w:rsidR="007E0EAC">
        <w:rPr>
          <w:i/>
        </w:rPr>
        <w:t xml:space="preserve">r </w:t>
      </w:r>
      <w:r w:rsidR="007E0EAC">
        <w:t xml:space="preserve">= .50 and </w:t>
      </w:r>
      <w:r w:rsidR="007E0EAC">
        <w:rPr>
          <w:i/>
        </w:rPr>
        <w:t xml:space="preserve">r </w:t>
      </w:r>
      <w:r w:rsidR="007E0EAC">
        <w:t>= .53, respectively)</w:t>
      </w:r>
      <w:r w:rsidR="008853B2">
        <w:t xml:space="preserve">. Finally, </w:t>
      </w:r>
      <w:r w:rsidR="007E0EAC">
        <w:t xml:space="preserve">the </w:t>
      </w:r>
      <w:del w:id="164" w:author="A P Christensen" w:date="2018-03-06T13:14:00Z">
        <w:r w:rsidR="008853B2" w:rsidDel="00E86EA2">
          <w:delText>Advent</w:delText>
        </w:r>
        <w:r w:rsidR="007E0EAC" w:rsidDel="00E86EA2">
          <w:delText>urous</w:delText>
        </w:r>
      </w:del>
      <w:ins w:id="165" w:author="A P Christensen" w:date="2018-03-07T09:50:00Z">
        <w:r w:rsidR="00842AF5">
          <w:t>Variety-Seeking</w:t>
        </w:r>
      </w:ins>
      <w:r w:rsidR="007E0EAC">
        <w:t xml:space="preserve">, </w:t>
      </w:r>
      <w:r w:rsidR="006A104C">
        <w:t>Openness to Emotions</w:t>
      </w:r>
      <w:r w:rsidR="007E0EAC">
        <w:t>, and Fantasy facets had</w:t>
      </w:r>
      <w:r w:rsidR="008853B2">
        <w:t xml:space="preserve"> </w:t>
      </w:r>
      <w:r w:rsidR="00E024CA">
        <w:t xml:space="preserve">relatively </w:t>
      </w:r>
      <w:r w:rsidR="008853B2">
        <w:t>small correlations (</w:t>
      </w:r>
      <w:r w:rsidR="008853B2">
        <w:rPr>
          <w:i/>
        </w:rPr>
        <w:t>r</w:t>
      </w:r>
      <w:r w:rsidR="00D129D3" w:rsidRPr="00D129D3">
        <w:t>’s</w:t>
      </w:r>
      <w:r w:rsidR="008853B2">
        <w:rPr>
          <w:i/>
        </w:rPr>
        <w:t xml:space="preserve"> </w:t>
      </w:r>
      <w:r w:rsidR="008853B2">
        <w:t>&lt; .60) with the global Openness to Experience variab</w:t>
      </w:r>
      <w:r w:rsidR="00E024CA">
        <w:t>le</w:t>
      </w:r>
      <w:r w:rsidR="007E0EAC">
        <w:t xml:space="preserve"> compared to the other facets</w:t>
      </w:r>
      <w:r w:rsidR="00E024CA">
        <w:t>, which might suggest they are</w:t>
      </w:r>
      <w:r w:rsidR="008853B2">
        <w:t xml:space="preserve"> more</w:t>
      </w:r>
      <w:r w:rsidR="00E024CA">
        <w:t xml:space="preserve"> appropriate</w:t>
      </w:r>
      <w:r w:rsidR="008853B2">
        <w:t xml:space="preserve"> as compound </w:t>
      </w:r>
      <w:r w:rsidR="007E0EAC">
        <w:t xml:space="preserve">traits </w:t>
      </w:r>
      <w:r w:rsidR="008853B2">
        <w:t>or peripheral facets of Openness to Experience (Connelly et al., 2014b).</w:t>
      </w:r>
      <w:r w:rsidR="001C14C5">
        <w:t xml:space="preserve"> In sum, each network-identified facet had distinct relations with other facets, which suggests that they are </w:t>
      </w:r>
      <w:r w:rsidR="00F52761">
        <w:t>separate</w:t>
      </w:r>
      <w:r w:rsidR="001C14C5">
        <w:t xml:space="preserve"> but related.</w:t>
      </w:r>
    </w:p>
    <w:p w14:paraId="6D4B14D7" w14:textId="166F7544" w:rsidR="00964224" w:rsidRDefault="00964224" w:rsidP="004F463C">
      <w:pPr>
        <w:widowControl w:val="0"/>
        <w:contextualSpacing/>
        <w:rPr>
          <w:b/>
        </w:rPr>
      </w:pPr>
      <w:r>
        <w:rPr>
          <w:b/>
        </w:rPr>
        <w:lastRenderedPageBreak/>
        <w:t>Conceptual Coverage</w:t>
      </w:r>
    </w:p>
    <w:p w14:paraId="600EACDA" w14:textId="19051691" w:rsidR="00D40693" w:rsidRDefault="00D40693" w:rsidP="004F463C">
      <w:pPr>
        <w:widowControl w:val="0"/>
        <w:contextualSpacing/>
      </w:pPr>
      <w:r>
        <w:rPr>
          <w:b/>
        </w:rPr>
        <w:tab/>
      </w:r>
      <w:r>
        <w:t xml:space="preserve">To examine the conceptual coverage of each Openness to Experience inventory, we depicted the network with only the items of the inventory of interest </w:t>
      </w:r>
      <w:r w:rsidR="00927D0A">
        <w:t>highlighted</w:t>
      </w:r>
      <w:r>
        <w:t xml:space="preserve"> (Figure 2</w:t>
      </w:r>
      <w:r w:rsidR="00BC23C4">
        <w:t xml:space="preserve">; see SI </w:t>
      </w:r>
      <w:ins w:id="166" w:author="A P Christensen" w:date="2018-03-07T11:03:00Z">
        <w:r w:rsidR="009E620B">
          <w:t>3</w:t>
        </w:r>
      </w:ins>
      <w:del w:id="167" w:author="A P Christensen" w:date="2018-03-07T11:03:00Z">
        <w:r w:rsidR="00C85BB4" w:rsidDel="009E620B">
          <w:delText>4</w:delText>
        </w:r>
      </w:del>
      <w:r w:rsidR="00BC23C4">
        <w:t xml:space="preserve"> – </w:t>
      </w:r>
      <w:ins w:id="168" w:author="A P Christensen" w:date="2018-03-07T11:03:00Z">
        <w:r w:rsidR="009E620B">
          <w:t>6</w:t>
        </w:r>
      </w:ins>
      <w:del w:id="169" w:author="A P Christensen" w:date="2018-03-07T11:03:00Z">
        <w:r w:rsidR="00C85BB4" w:rsidDel="009E620B">
          <w:delText>7</w:delText>
        </w:r>
      </w:del>
      <w:r w:rsidR="004F1891">
        <w:t xml:space="preserve"> for individual inventories</w:t>
      </w:r>
      <w:r>
        <w:t xml:space="preserve">). The number of network-identified facets and the number of items in those facets were used to determine how well (or poorly) each inventory covered each network-identified facet </w:t>
      </w:r>
      <w:ins w:id="170" w:author="A P Christensen" w:date="2018-03-07T10:28:00Z">
        <w:r w:rsidR="00AB3DAC">
          <w:t xml:space="preserve">and aspect </w:t>
        </w:r>
      </w:ins>
      <w:r>
        <w:t>of Openness to Experience.</w:t>
      </w:r>
    </w:p>
    <w:p w14:paraId="58EA1CC8" w14:textId="42A2727B" w:rsidR="00D40693" w:rsidRDefault="00D40693" w:rsidP="004F463C">
      <w:pPr>
        <w:widowControl w:val="0"/>
        <w:contextualSpacing/>
      </w:pPr>
      <w:r>
        <w:tab/>
      </w:r>
      <w:r>
        <w:rPr>
          <w:b/>
        </w:rPr>
        <w:t xml:space="preserve">BFAS. </w:t>
      </w:r>
      <w:r w:rsidR="007B3D98">
        <w:t xml:space="preserve">The </w:t>
      </w:r>
      <w:r w:rsidR="0037299F">
        <w:t>BFAS</w:t>
      </w:r>
      <w:r w:rsidR="005354B5">
        <w:t xml:space="preserve"> had items in 7 of the 10 network-identified facets</w:t>
      </w:r>
      <w:r w:rsidR="00BC23C4">
        <w:t xml:space="preserve"> (</w:t>
      </w:r>
      <w:r w:rsidR="00055FC8">
        <w:t xml:space="preserve">see Figure 2; </w:t>
      </w:r>
      <w:r w:rsidR="00BC23C4">
        <w:t xml:space="preserve">SI </w:t>
      </w:r>
      <w:ins w:id="171" w:author="A P Christensen" w:date="2018-03-07T11:03:00Z">
        <w:r w:rsidR="009E620B">
          <w:t>3</w:t>
        </w:r>
      </w:ins>
      <w:del w:id="172" w:author="A P Christensen" w:date="2018-03-07T11:03:00Z">
        <w:r w:rsidR="00C85BB4" w:rsidDel="009E620B">
          <w:delText>4</w:delText>
        </w:r>
      </w:del>
      <w:r w:rsidR="004F1891">
        <w:t>)</w:t>
      </w:r>
      <w:r w:rsidR="005354B5">
        <w:t xml:space="preserve">. The Openness aspect had 5 items in the Aesthetic Appreciation facet, 2 in the Fantasy facet, and 1 item in </w:t>
      </w:r>
      <w:r w:rsidR="00356CB7">
        <w:t xml:space="preserve">both </w:t>
      </w:r>
      <w:r w:rsidR="005354B5">
        <w:t xml:space="preserve">the </w:t>
      </w:r>
      <w:r w:rsidR="006A104C">
        <w:t>Openness to Emotions</w:t>
      </w:r>
      <w:r w:rsidR="005354B5">
        <w:t xml:space="preserve"> and Imaginative facet</w:t>
      </w:r>
      <w:r w:rsidR="00356CB7">
        <w:t>s</w:t>
      </w:r>
      <w:r w:rsidR="005354B5">
        <w:t xml:space="preserve">. The Intellect aspect was primarily defined by the </w:t>
      </w:r>
      <w:del w:id="173" w:author="A P Christensen" w:date="2018-03-03T16:29:00Z">
        <w:r w:rsidR="00C85BB4" w:rsidDel="00825AA1">
          <w:delText>Intellectual Self-Efficacy</w:delText>
        </w:r>
      </w:del>
      <w:ins w:id="174" w:author="A P Christensen" w:date="2018-03-03T16:29:00Z">
        <w:r w:rsidR="00825AA1">
          <w:t>Self-Assessed Intelligence</w:t>
        </w:r>
      </w:ins>
      <w:r w:rsidR="005354B5">
        <w:t xml:space="preserve"> facet (8 items) with 1 item reflecting the Intellectual Interests facet. Both the </w:t>
      </w:r>
      <w:r w:rsidR="00ED6504">
        <w:t xml:space="preserve">BFAS </w:t>
      </w:r>
      <w:r w:rsidR="005354B5">
        <w:t>Openness and Intellect</w:t>
      </w:r>
      <w:r w:rsidR="00ED6504">
        <w:t xml:space="preserve"> </w:t>
      </w:r>
      <w:r w:rsidR="005354B5">
        <w:t>aspect</w:t>
      </w:r>
      <w:r w:rsidR="00ED6504">
        <w:t>s</w:t>
      </w:r>
      <w:r w:rsidR="005354B5">
        <w:t xml:space="preserve"> had 1 item in the </w:t>
      </w:r>
      <w:r w:rsidR="00F32229">
        <w:t>Intellectual Curiosity</w:t>
      </w:r>
      <w:r w:rsidR="005354B5">
        <w:t xml:space="preserve"> facet. </w:t>
      </w:r>
      <w:r w:rsidR="001D1868">
        <w:t>The BFAS</w:t>
      </w:r>
      <w:r w:rsidR="004D7C15">
        <w:t xml:space="preserve"> inventory</w:t>
      </w:r>
      <w:r w:rsidR="001D1868">
        <w:t xml:space="preserve"> </w:t>
      </w:r>
      <w:r w:rsidR="00F52761">
        <w:t xml:space="preserve">adequately </w:t>
      </w:r>
      <w:r w:rsidR="001D1868">
        <w:t>covered t</w:t>
      </w:r>
      <w:r w:rsidR="005354B5">
        <w:t xml:space="preserve">he Experiencing </w:t>
      </w:r>
      <w:r w:rsidR="004547CA">
        <w:t xml:space="preserve">aspect (items in all four Experiencing-related facets) while the Intellect aspect was relatively homogeneous (i.e., mainly </w:t>
      </w:r>
      <w:del w:id="175" w:author="A P Christensen" w:date="2018-03-03T16:29:00Z">
        <w:r w:rsidR="00C85BB4" w:rsidDel="00825AA1">
          <w:delText>Intellectual Self-Efficacy</w:delText>
        </w:r>
      </w:del>
      <w:ins w:id="176" w:author="A P Christensen" w:date="2018-03-03T16:29:00Z">
        <w:r w:rsidR="00825AA1">
          <w:t>Self-Assessed Intelligence</w:t>
        </w:r>
      </w:ins>
      <w:r w:rsidR="004547CA">
        <w:t>)</w:t>
      </w:r>
      <w:r w:rsidR="001D1868">
        <w:t xml:space="preserve">. </w:t>
      </w:r>
      <w:r w:rsidR="00385F36">
        <w:t>In sum</w:t>
      </w:r>
      <w:r w:rsidR="007E0EAC">
        <w:t xml:space="preserve">mary, </w:t>
      </w:r>
      <w:r w:rsidR="004547CA">
        <w:t xml:space="preserve">although </w:t>
      </w:r>
      <w:r w:rsidR="00D129D3">
        <w:t xml:space="preserve">the BFAS inventory had </w:t>
      </w:r>
      <w:r w:rsidR="00ED6504">
        <w:t>sufficient</w:t>
      </w:r>
      <w:r w:rsidR="00385F36">
        <w:t xml:space="preserve"> coverage of the </w:t>
      </w:r>
      <w:r w:rsidR="00F52761">
        <w:t xml:space="preserve">Experiencing </w:t>
      </w:r>
      <w:r w:rsidR="004547CA">
        <w:t xml:space="preserve">aspect, it had narrow coverage of the Intellect aspect and </w:t>
      </w:r>
      <w:r w:rsidR="001D1868">
        <w:t>no coverage of the Open-Mindedness aspect</w:t>
      </w:r>
      <w:r w:rsidR="00385F36">
        <w:t>.</w:t>
      </w:r>
    </w:p>
    <w:p w14:paraId="56D6F9CC" w14:textId="63621B7D" w:rsidR="005354B5" w:rsidRDefault="005354B5" w:rsidP="004F463C">
      <w:pPr>
        <w:widowControl w:val="0"/>
        <w:contextualSpacing/>
      </w:pPr>
      <w:r>
        <w:tab/>
      </w:r>
      <w:r>
        <w:rPr>
          <w:b/>
        </w:rPr>
        <w:t xml:space="preserve">HEXACO. </w:t>
      </w:r>
      <w:r>
        <w:t>The HEXACO</w:t>
      </w:r>
      <w:r w:rsidR="00206B9F">
        <w:t>-100</w:t>
      </w:r>
      <w:r w:rsidR="004D7C15">
        <w:t xml:space="preserve"> inventory had the </w:t>
      </w:r>
      <w:r>
        <w:t>narrow</w:t>
      </w:r>
      <w:r w:rsidR="004D7C15">
        <w:t>est</w:t>
      </w:r>
      <w:r>
        <w:t xml:space="preserve"> coverage of the Openness to Experience network (items in only 4 of 10 facet</w:t>
      </w:r>
      <w:r w:rsidR="004D7C15">
        <w:t>s</w:t>
      </w:r>
      <w:r w:rsidR="004F1891">
        <w:t>;</w:t>
      </w:r>
      <w:r w:rsidR="00055FC8">
        <w:t xml:space="preserve"> see Figure 2;</w:t>
      </w:r>
      <w:r w:rsidR="004F1891">
        <w:t xml:space="preserve"> SI </w:t>
      </w:r>
      <w:del w:id="177" w:author="A P Christensen" w:date="2018-03-07T11:03:00Z">
        <w:r w:rsidR="00C85BB4" w:rsidDel="009E620B">
          <w:delText>5</w:delText>
        </w:r>
      </w:del>
      <w:ins w:id="178" w:author="A P Christensen" w:date="2018-03-07T11:03:00Z">
        <w:r w:rsidR="009E620B">
          <w:t>4</w:t>
        </w:r>
      </w:ins>
      <w:r w:rsidR="004D7C15">
        <w:t xml:space="preserve">). HEXACO’s Inquisitiveness, Aesthetic Appreciation, and Creativity </w:t>
      </w:r>
      <w:r>
        <w:t>facet</w:t>
      </w:r>
      <w:r w:rsidR="004D7C15">
        <w:t>s were relatively</w:t>
      </w:r>
      <w:r>
        <w:t xml:space="preserve"> homogeneous</w:t>
      </w:r>
      <w:r w:rsidR="00EA2611">
        <w:t xml:space="preserve">: </w:t>
      </w:r>
      <w:r>
        <w:t xml:space="preserve">all four items </w:t>
      </w:r>
      <w:r w:rsidR="00EA2611">
        <w:t xml:space="preserve">for each subscale were </w:t>
      </w:r>
      <w:r>
        <w:t>in the Intellectual Interests</w:t>
      </w:r>
      <w:r w:rsidR="004D7C15">
        <w:t>, Aesthetic Appreciation, and Imaginative facets of the network, respectively</w:t>
      </w:r>
      <w:r>
        <w:t xml:space="preserve">. In contrast, its Unconventionality facet </w:t>
      </w:r>
      <w:r w:rsidR="004D7C15">
        <w:t>was spa</w:t>
      </w:r>
      <w:r w:rsidR="007E0EAC">
        <w:t xml:space="preserve">rsely spread out in the network, </w:t>
      </w:r>
      <w:r w:rsidR="004D7C15">
        <w:t xml:space="preserve">with 2 items in the Intellectual Interests facet, 1 item in the Diversity facet, and 1 item </w:t>
      </w:r>
      <w:r w:rsidR="00F52761">
        <w:t xml:space="preserve">in the Imaginative facet. Overall, </w:t>
      </w:r>
      <w:r w:rsidR="00EF2579">
        <w:t>the HEXACO</w:t>
      </w:r>
      <w:r w:rsidR="00206B9F">
        <w:t>-100</w:t>
      </w:r>
      <w:r w:rsidR="00EF2579">
        <w:t xml:space="preserve"> inventory </w:t>
      </w:r>
      <w:r w:rsidR="00F52761">
        <w:t xml:space="preserve">had </w:t>
      </w:r>
      <w:r w:rsidR="00F52761">
        <w:lastRenderedPageBreak/>
        <w:t xml:space="preserve">adequate </w:t>
      </w:r>
      <w:r w:rsidR="001D1868">
        <w:t xml:space="preserve">coverage of the </w:t>
      </w:r>
      <w:r w:rsidR="00CB3A8E">
        <w:t xml:space="preserve">network-identified </w:t>
      </w:r>
      <w:r w:rsidR="00F52761">
        <w:t xml:space="preserve">Experiencing and Intellect aspects but little coverage of the </w:t>
      </w:r>
      <w:r w:rsidR="001D1868">
        <w:t>Open-Mindedness aspect (1 item).</w:t>
      </w:r>
    </w:p>
    <w:p w14:paraId="0A59872D" w14:textId="2E6C90BC" w:rsidR="004D7C15" w:rsidRDefault="004D7C15" w:rsidP="004F463C">
      <w:pPr>
        <w:widowControl w:val="0"/>
        <w:contextualSpacing/>
      </w:pPr>
      <w:r>
        <w:tab/>
      </w:r>
      <w:r>
        <w:rPr>
          <w:b/>
        </w:rPr>
        <w:t xml:space="preserve">NEO-PI-3. </w:t>
      </w:r>
      <w:r>
        <w:t xml:space="preserve">The NEO-PI-3 had items in every network-identified facet except for the </w:t>
      </w:r>
      <w:del w:id="179" w:author="A P Christensen" w:date="2018-03-03T16:29:00Z">
        <w:r w:rsidR="00C85BB4" w:rsidDel="00825AA1">
          <w:delText>Intellectual Self-Efficacy</w:delText>
        </w:r>
      </w:del>
      <w:ins w:id="180" w:author="A P Christensen" w:date="2018-03-03T16:29:00Z">
        <w:r w:rsidR="00825AA1">
          <w:t>Self-Assessed Intelligence</w:t>
        </w:r>
      </w:ins>
      <w:r>
        <w:t xml:space="preserve"> facet</w:t>
      </w:r>
      <w:r w:rsidR="004F1891">
        <w:t xml:space="preserve"> (</w:t>
      </w:r>
      <w:r w:rsidR="00055FC8">
        <w:t xml:space="preserve">see Figure 2; </w:t>
      </w:r>
      <w:r w:rsidR="004F1891">
        <w:t xml:space="preserve">SI </w:t>
      </w:r>
      <w:del w:id="181" w:author="A P Christensen" w:date="2018-03-07T11:03:00Z">
        <w:r w:rsidR="00C85BB4" w:rsidDel="009E620B">
          <w:delText>6</w:delText>
        </w:r>
      </w:del>
      <w:ins w:id="182" w:author="A P Christensen" w:date="2018-03-07T11:03:00Z">
        <w:r w:rsidR="009E620B">
          <w:t>5</w:t>
        </w:r>
      </w:ins>
      <w:r w:rsidR="004F1891">
        <w:t>)</w:t>
      </w:r>
      <w:r>
        <w:t xml:space="preserve">. </w:t>
      </w:r>
      <w:r w:rsidR="00927D0A">
        <w:t xml:space="preserve">The NEO-PI-3’s Feelings facet spanned both the </w:t>
      </w:r>
      <w:r w:rsidR="006A104C">
        <w:t>Openness to Emotions</w:t>
      </w:r>
      <w:r w:rsidR="00927D0A">
        <w:t xml:space="preserve"> (6 items) and </w:t>
      </w:r>
      <w:del w:id="183" w:author="A P Christensen" w:date="2018-03-07T09:50:00Z">
        <w:r w:rsidR="008D77F0" w:rsidDel="00842AF5">
          <w:delText>Non-traditionalism</w:delText>
        </w:r>
      </w:del>
      <w:ins w:id="184" w:author="A P Christensen" w:date="2018-03-07T09:50:00Z">
        <w:r w:rsidR="00842AF5">
          <w:t>Non-Traditionalism</w:t>
        </w:r>
      </w:ins>
      <w:r w:rsidR="00927D0A">
        <w:t xml:space="preserve"> </w:t>
      </w:r>
      <w:r w:rsidR="00E527F4">
        <w:t xml:space="preserve">(2 items) </w:t>
      </w:r>
      <w:r w:rsidR="00927D0A">
        <w:t>facets. The inventory’s Aesthetic</w:t>
      </w:r>
      <w:r w:rsidR="00EF2579">
        <w:t>s</w:t>
      </w:r>
      <w:r w:rsidR="00927D0A">
        <w:t xml:space="preserve"> facet was primarily contained within the network’s Aesthetic Ap</w:t>
      </w:r>
      <w:r w:rsidR="00EF2579">
        <w:t xml:space="preserve">preciation facet (6 items), with </w:t>
      </w:r>
      <w:r w:rsidR="00927D0A">
        <w:t>its remaining two it</w:t>
      </w:r>
      <w:r w:rsidR="00EF2579">
        <w:t>ems i</w:t>
      </w:r>
      <w:r w:rsidR="00F52761">
        <w:t xml:space="preserve">n the </w:t>
      </w:r>
      <w:r w:rsidR="006A104C">
        <w:t>Openness to Emotions</w:t>
      </w:r>
      <w:r w:rsidR="00927D0A">
        <w:t xml:space="preserve"> facet. The NEO-PI</w:t>
      </w:r>
      <w:r w:rsidR="00EF2579">
        <w:t xml:space="preserve">-3’s Actions facet was </w:t>
      </w:r>
      <w:r w:rsidR="00927D0A">
        <w:t xml:space="preserve">spread out in the network: most items fell within the network’s </w:t>
      </w:r>
      <w:del w:id="185" w:author="A P Christensen" w:date="2018-03-06T13:14:00Z">
        <w:r w:rsidR="00927D0A" w:rsidDel="00E86EA2">
          <w:delText>Adventurous</w:delText>
        </w:r>
      </w:del>
      <w:ins w:id="186" w:author="A P Christensen" w:date="2018-03-07T09:50:00Z">
        <w:r w:rsidR="00842AF5">
          <w:t>Variety-Seeking</w:t>
        </w:r>
      </w:ins>
      <w:r w:rsidR="00927D0A">
        <w:t xml:space="preserve"> facet (5 items) with its remaining i</w:t>
      </w:r>
      <w:r w:rsidR="00EF2579">
        <w:t>tems falling into</w:t>
      </w:r>
      <w:r w:rsidR="00927D0A">
        <w:t xml:space="preserve"> the Diversity (2 items) and </w:t>
      </w:r>
      <w:r w:rsidR="00F32229">
        <w:t>Intellectual Curiosity</w:t>
      </w:r>
      <w:r w:rsidR="00927D0A">
        <w:t xml:space="preserve"> </w:t>
      </w:r>
      <w:r w:rsidR="00E527F4">
        <w:t xml:space="preserve">(1 item) </w:t>
      </w:r>
      <w:r w:rsidR="00927D0A">
        <w:t>facets</w:t>
      </w:r>
      <w:r w:rsidR="00CE773B">
        <w:t xml:space="preserve">. </w:t>
      </w:r>
      <w:r w:rsidR="00E527F4">
        <w:t>The inv</w:t>
      </w:r>
      <w:r w:rsidR="00CB3A8E">
        <w:t>entory’s Values facet was</w:t>
      </w:r>
      <w:r w:rsidR="00E527F4">
        <w:t xml:space="preserve"> </w:t>
      </w:r>
      <w:r w:rsidR="00F52761">
        <w:t>also spread across the network</w:t>
      </w:r>
      <w:r w:rsidR="003F1F13">
        <w:t>, with</w:t>
      </w:r>
      <w:r w:rsidR="00EA2611">
        <w:t xml:space="preserve"> </w:t>
      </w:r>
      <w:r w:rsidR="00F52761">
        <w:t xml:space="preserve">4 items in the </w:t>
      </w:r>
      <w:del w:id="187" w:author="A P Christensen" w:date="2018-03-07T09:50:00Z">
        <w:r w:rsidR="001D1868" w:rsidDel="00842AF5">
          <w:delText>Non-traditionalism</w:delText>
        </w:r>
      </w:del>
      <w:ins w:id="188" w:author="A P Christensen" w:date="2018-03-07T09:50:00Z">
        <w:r w:rsidR="00842AF5">
          <w:t>Non-Traditionalism</w:t>
        </w:r>
      </w:ins>
      <w:r w:rsidR="00F52761">
        <w:t xml:space="preserve"> facet, 3 items in </w:t>
      </w:r>
      <w:r w:rsidR="00EA2611">
        <w:t xml:space="preserve">the </w:t>
      </w:r>
      <w:r w:rsidR="00F52761">
        <w:t xml:space="preserve">Diversity facet, </w:t>
      </w:r>
      <w:r w:rsidR="00E527F4">
        <w:t xml:space="preserve">and </w:t>
      </w:r>
      <w:r w:rsidR="00F52761">
        <w:t xml:space="preserve">1 item in the </w:t>
      </w:r>
      <w:del w:id="189" w:author="A P Christensen" w:date="2018-03-06T13:14:00Z">
        <w:r w:rsidR="00F52761" w:rsidDel="00E86EA2">
          <w:delText>Adventurous</w:delText>
        </w:r>
      </w:del>
      <w:ins w:id="190" w:author="A P Christensen" w:date="2018-03-07T09:50:00Z">
        <w:r w:rsidR="00842AF5">
          <w:t>Variety-Seeking</w:t>
        </w:r>
      </w:ins>
      <w:r w:rsidR="00F52761">
        <w:t xml:space="preserve"> facet</w:t>
      </w:r>
      <w:r w:rsidR="00E527F4">
        <w:t>.</w:t>
      </w:r>
      <w:r w:rsidR="00F52761">
        <w:t xml:space="preserve"> </w:t>
      </w:r>
      <w:r w:rsidR="00DE51C2">
        <w:t>The Fantasy facet of NEO-P</w:t>
      </w:r>
      <w:r w:rsidR="00385F36">
        <w:t xml:space="preserve">I-3 made up </w:t>
      </w:r>
      <w:r w:rsidR="006932B0">
        <w:t xml:space="preserve">most </w:t>
      </w:r>
      <w:r w:rsidR="00385F36">
        <w:t>of the</w:t>
      </w:r>
      <w:r w:rsidR="00DE51C2">
        <w:t xml:space="preserve"> items in the </w:t>
      </w:r>
      <w:r w:rsidR="00F52761">
        <w:t xml:space="preserve">network-identified </w:t>
      </w:r>
      <w:r w:rsidR="00DE51C2">
        <w:t>Fantasy</w:t>
      </w:r>
      <w:r w:rsidR="00385F36">
        <w:t xml:space="preserve"> facet</w:t>
      </w:r>
      <w:r w:rsidR="00EF2579">
        <w:t xml:space="preserve"> (5 of </w:t>
      </w:r>
      <w:r w:rsidR="00385F36">
        <w:t>7</w:t>
      </w:r>
      <w:r w:rsidR="00DE51C2">
        <w:t xml:space="preserve"> items) and</w:t>
      </w:r>
      <w:r w:rsidR="00385F36">
        <w:t xml:space="preserve"> had some items in the Imaginative (3 items) facet</w:t>
      </w:r>
      <w:r w:rsidR="00DE51C2">
        <w:t xml:space="preserve">. Finally, NEO-PI-3’s Ideas facet was equally spread between the Intellectual Interests (4 items) and </w:t>
      </w:r>
      <w:r w:rsidR="00F32229">
        <w:t>Intellectual Curiosity</w:t>
      </w:r>
      <w:r w:rsidR="00DE51C2">
        <w:t xml:space="preserve"> (4 items) facets. </w:t>
      </w:r>
      <w:r w:rsidR="00F52761">
        <w:t xml:space="preserve">In terms of </w:t>
      </w:r>
      <w:r w:rsidR="00CB3A8E">
        <w:t xml:space="preserve">the </w:t>
      </w:r>
      <w:r w:rsidR="00F52761">
        <w:t>coverage of the</w:t>
      </w:r>
      <w:r w:rsidR="00CB3A8E">
        <w:t xml:space="preserve"> network-identified</w:t>
      </w:r>
      <w:r w:rsidR="00F52761">
        <w:t xml:space="preserve"> aspects, Experiencing and Open-Mindedness were evenly covered </w:t>
      </w:r>
      <w:r w:rsidR="00B86179">
        <w:t>(with some of NEO-PI-3’s facets being the primary measurement of a few of the network-identified facets)</w:t>
      </w:r>
      <w:r w:rsidR="00070411">
        <w:t xml:space="preserve">, </w:t>
      </w:r>
      <w:r w:rsidR="007A45B9">
        <w:t>while</w:t>
      </w:r>
      <w:r w:rsidR="00070411">
        <w:t xml:space="preserve"> </w:t>
      </w:r>
      <w:r w:rsidR="00F52761">
        <w:t xml:space="preserve">the Intellect aspect was </w:t>
      </w:r>
      <w:r w:rsidR="007A45B9">
        <w:t xml:space="preserve">adequately </w:t>
      </w:r>
      <w:r w:rsidR="00CB3A8E">
        <w:t>covered</w:t>
      </w:r>
      <w:r w:rsidR="00F52761">
        <w:t>.</w:t>
      </w:r>
    </w:p>
    <w:p w14:paraId="1D6BC519" w14:textId="37CABE73" w:rsidR="009953C4" w:rsidRPr="004F1D52" w:rsidRDefault="004F1D52" w:rsidP="004F463C">
      <w:pPr>
        <w:widowControl w:val="0"/>
        <w:contextualSpacing/>
      </w:pPr>
      <w:r>
        <w:tab/>
      </w:r>
      <w:r>
        <w:rPr>
          <w:b/>
        </w:rPr>
        <w:t>Woo et al</w:t>
      </w:r>
      <w:r w:rsidR="00B309FD">
        <w:rPr>
          <w:b/>
        </w:rPr>
        <w:t>.</w:t>
      </w:r>
      <w:r w:rsidR="00A7636A">
        <w:rPr>
          <w:b/>
        </w:rPr>
        <w:t>’s</w:t>
      </w:r>
      <w:r w:rsidR="00B309FD">
        <w:rPr>
          <w:b/>
        </w:rPr>
        <w:t xml:space="preserve"> Inventory</w:t>
      </w:r>
      <w:r>
        <w:rPr>
          <w:b/>
        </w:rPr>
        <w:t xml:space="preserve">. </w:t>
      </w:r>
      <w:r>
        <w:t>Like the NEO-PI-3, Woo et al.</w:t>
      </w:r>
      <w:r w:rsidR="00A7636A">
        <w:t>’s</w:t>
      </w:r>
      <w:r>
        <w:t xml:space="preserve"> inventory had items in every network-identified facet except one (Fantasy</w:t>
      </w:r>
      <w:r w:rsidR="00BC23C4">
        <w:t xml:space="preserve">; </w:t>
      </w:r>
      <w:r w:rsidR="00055FC8">
        <w:t xml:space="preserve">see Figure 2; </w:t>
      </w:r>
      <w:r w:rsidR="00BC23C4">
        <w:t xml:space="preserve">SI </w:t>
      </w:r>
      <w:ins w:id="191" w:author="A P Christensen" w:date="2018-03-07T11:03:00Z">
        <w:r w:rsidR="009E620B">
          <w:t>6</w:t>
        </w:r>
      </w:ins>
      <w:del w:id="192" w:author="A P Christensen" w:date="2018-03-07T11:03:00Z">
        <w:r w:rsidR="00C85BB4" w:rsidDel="009E620B">
          <w:delText>7</w:delText>
        </w:r>
      </w:del>
      <w:r>
        <w:t xml:space="preserve">). Woo et al.’s Intellectual Efficiency facet </w:t>
      </w:r>
      <w:r w:rsidR="00B309FD">
        <w:t>only appeared in</w:t>
      </w:r>
      <w:r>
        <w:t xml:space="preserve"> the </w:t>
      </w:r>
      <w:del w:id="193" w:author="A P Christensen" w:date="2018-03-03T16:29:00Z">
        <w:r w:rsidR="00C85BB4" w:rsidDel="00825AA1">
          <w:delText>Intellectual Self-Efficacy</w:delText>
        </w:r>
      </w:del>
      <w:ins w:id="194" w:author="A P Christensen" w:date="2018-03-03T16:29:00Z">
        <w:r w:rsidR="00825AA1">
          <w:t>Self-Assessed Intelligence</w:t>
        </w:r>
      </w:ins>
      <w:r>
        <w:t xml:space="preserve"> facet (all 9 items). Similarly, the </w:t>
      </w:r>
      <w:r w:rsidR="00A7636A">
        <w:t xml:space="preserve">inventory’s </w:t>
      </w:r>
      <w:r>
        <w:t>Aesthetics facet had 8 of its 9 items in the Aesthetic Appreciation facet. T</w:t>
      </w:r>
      <w:r w:rsidR="007E0EAC">
        <w:t>he other Aesthetics item was the inventory’s</w:t>
      </w:r>
      <w:r>
        <w:t xml:space="preserve"> lone representative in the </w:t>
      </w:r>
      <w:r w:rsidR="006A104C">
        <w:t>Openness to Emotions</w:t>
      </w:r>
      <w:r>
        <w:t xml:space="preserve"> facet. The </w:t>
      </w:r>
      <w:r>
        <w:lastRenderedPageBreak/>
        <w:t xml:space="preserve">Tolerance facet of Woo et al.’s inventory was spread across </w:t>
      </w:r>
      <w:r w:rsidR="00072CAB">
        <w:t>four</w:t>
      </w:r>
      <w:r>
        <w:t xml:space="preserve"> facets: Diversity (5 items), </w:t>
      </w:r>
      <w:del w:id="195" w:author="A P Christensen" w:date="2018-03-07T09:50:00Z">
        <w:r w:rsidR="001D1868" w:rsidDel="00842AF5">
          <w:delText>Non-traditionalism</w:delText>
        </w:r>
      </w:del>
      <w:ins w:id="196" w:author="A P Christensen" w:date="2018-03-07T09:50:00Z">
        <w:r w:rsidR="00842AF5">
          <w:t>Non-Traditionalism</w:t>
        </w:r>
      </w:ins>
      <w:r>
        <w:t xml:space="preserve"> (2 items), </w:t>
      </w:r>
      <w:del w:id="197" w:author="A P Christensen" w:date="2018-03-06T13:14:00Z">
        <w:r w:rsidDel="00E86EA2">
          <w:delText>Adventurous</w:delText>
        </w:r>
      </w:del>
      <w:ins w:id="198" w:author="A P Christensen" w:date="2018-03-07T09:50:00Z">
        <w:r w:rsidR="00842AF5">
          <w:t>Variety-Seeking</w:t>
        </w:r>
      </w:ins>
      <w:r>
        <w:t xml:space="preserve"> (1 item), and Intellectual Interests (1 item).</w:t>
      </w:r>
      <w:r w:rsidR="00072CAB">
        <w:t xml:space="preserve"> Likewise, </w:t>
      </w:r>
      <w:r>
        <w:t>Woo et al.’s Curiosity facet appeared in</w:t>
      </w:r>
      <w:r w:rsidR="00072CAB">
        <w:t xml:space="preserve"> four </w:t>
      </w:r>
      <w:r>
        <w:t xml:space="preserve">facets: </w:t>
      </w:r>
      <w:r w:rsidR="00F32229">
        <w:t>Intellectual Curiosity</w:t>
      </w:r>
      <w:r w:rsidR="00072CAB">
        <w:t xml:space="preserve"> (4 items), </w:t>
      </w:r>
      <w:del w:id="199" w:author="A P Christensen" w:date="2018-03-07T09:50:00Z">
        <w:r w:rsidR="001961AD" w:rsidDel="00842AF5">
          <w:delText>Non-traditionalism</w:delText>
        </w:r>
      </w:del>
      <w:ins w:id="200" w:author="A P Christensen" w:date="2018-03-07T09:50:00Z">
        <w:r w:rsidR="00842AF5">
          <w:t>Non-Traditionalism</w:t>
        </w:r>
      </w:ins>
      <w:r w:rsidR="00072CAB">
        <w:t xml:space="preserve"> (3 items), Diversity (1 item), and Intel</w:t>
      </w:r>
      <w:r w:rsidR="00675447">
        <w:t>lectual Interests (1 item). The Ingenuity facet</w:t>
      </w:r>
      <w:r w:rsidR="00F52761">
        <w:t>’s</w:t>
      </w:r>
      <w:r w:rsidR="00675447">
        <w:t xml:space="preserve"> </w:t>
      </w:r>
      <w:r w:rsidR="00A7636A">
        <w:t>items were</w:t>
      </w:r>
      <w:r w:rsidR="00675447">
        <w:t xml:space="preserve"> mainly found in the Imaginative facet (5 items)</w:t>
      </w:r>
      <w:r w:rsidR="00A7636A">
        <w:t>,</w:t>
      </w:r>
      <w:r w:rsidR="00675447">
        <w:t xml:space="preserve"> </w:t>
      </w:r>
      <w:r w:rsidR="00A7636A">
        <w:t>and the remaining items were</w:t>
      </w:r>
      <w:r w:rsidR="00675447">
        <w:t xml:space="preserve"> in the </w:t>
      </w:r>
      <w:del w:id="201" w:author="A P Christensen" w:date="2018-03-03T16:29:00Z">
        <w:r w:rsidR="00C85BB4" w:rsidDel="00825AA1">
          <w:delText>Intellectual Self-Efficacy</w:delText>
        </w:r>
      </w:del>
      <w:ins w:id="202" w:author="A P Christensen" w:date="2018-03-03T16:29:00Z">
        <w:r w:rsidR="00825AA1">
          <w:t>Self-Assessed Intelligence</w:t>
        </w:r>
      </w:ins>
      <w:r w:rsidR="00675447">
        <w:t xml:space="preserve"> (3 items) and </w:t>
      </w:r>
      <w:r w:rsidR="00F32229">
        <w:t>Intellectual Curiosity</w:t>
      </w:r>
      <w:r w:rsidR="00675447">
        <w:t xml:space="preserve"> (1 item) facets. </w:t>
      </w:r>
      <w:r w:rsidR="00070411">
        <w:t>Finally</w:t>
      </w:r>
      <w:r w:rsidR="00675447">
        <w:t xml:space="preserve">, the Depth facet had the most diverse coverage </w:t>
      </w:r>
      <w:r w:rsidR="00986B40">
        <w:t>in four facets that spanned the three</w:t>
      </w:r>
      <w:r w:rsidR="00CB3A8E">
        <w:t xml:space="preserve"> network-identified aspect</w:t>
      </w:r>
      <w:r w:rsidR="00675447">
        <w:t xml:space="preserve">s: Intellectual Interests (4 items), Aesthetic Appreciation (2 items), </w:t>
      </w:r>
      <w:r w:rsidR="00F32229">
        <w:t>Intellectual Curiosity</w:t>
      </w:r>
      <w:r w:rsidR="00675447">
        <w:t xml:space="preserve"> (2 items), and </w:t>
      </w:r>
      <w:del w:id="203" w:author="A P Christensen" w:date="2018-03-07T09:50:00Z">
        <w:r w:rsidR="001961AD" w:rsidDel="00842AF5">
          <w:delText>Non-traditionalism</w:delText>
        </w:r>
      </w:del>
      <w:ins w:id="204" w:author="A P Christensen" w:date="2018-03-07T09:50:00Z">
        <w:r w:rsidR="00842AF5">
          <w:t>Non-Traditionalism</w:t>
        </w:r>
      </w:ins>
      <w:r w:rsidR="00675447">
        <w:t xml:space="preserve"> (1 item). </w:t>
      </w:r>
      <w:r w:rsidR="00070411">
        <w:t xml:space="preserve">In summary, </w:t>
      </w:r>
      <w:r w:rsidR="00675447">
        <w:t>Woo et al.’s Openness to Experience inventory had consider</w:t>
      </w:r>
      <w:r w:rsidR="00BE0628">
        <w:t>able coverage of</w:t>
      </w:r>
      <w:r w:rsidR="003F1F13">
        <w:t xml:space="preserve"> all of the aspects</w:t>
      </w:r>
      <w:r w:rsidR="00CB3A8E">
        <w:t>.</w:t>
      </w:r>
    </w:p>
    <w:p w14:paraId="5BA9A564" w14:textId="1F3BC653" w:rsidR="00EE3549" w:rsidRDefault="00117BDE" w:rsidP="004F463C">
      <w:pPr>
        <w:keepNext/>
        <w:widowControl w:val="0"/>
        <w:contextualSpacing/>
        <w:jc w:val="center"/>
        <w:rPr>
          <w:b/>
        </w:rPr>
      </w:pPr>
      <w:r>
        <w:rPr>
          <w:b/>
        </w:rPr>
        <w:t>Discussion</w:t>
      </w:r>
    </w:p>
    <w:p w14:paraId="17015A20" w14:textId="018CA4FB" w:rsidR="00280953" w:rsidRDefault="00DA11C8" w:rsidP="004F463C">
      <w:pPr>
        <w:widowControl w:val="0"/>
        <w:contextualSpacing/>
      </w:pPr>
      <w:r>
        <w:tab/>
        <w:t xml:space="preserve">The present study investigated the </w:t>
      </w:r>
      <w:r w:rsidR="00986B40">
        <w:t>taxonomic</w:t>
      </w:r>
      <w:r>
        <w:t xml:space="preserve"> structure of Openness to Experience</w:t>
      </w:r>
      <w:r w:rsidR="00986B40">
        <w:t xml:space="preserve"> and the conceptual coverage of four commonly used Openness to Experience inventories</w:t>
      </w:r>
      <w:r>
        <w:t xml:space="preserve"> by </w:t>
      </w:r>
      <w:r w:rsidR="003F1F13">
        <w:t>applying</w:t>
      </w:r>
      <w:r w:rsidR="00CB3A8E">
        <w:t xml:space="preserve"> network analysis </w:t>
      </w:r>
      <w:r w:rsidR="003F1F13">
        <w:t>to</w:t>
      </w:r>
      <w:r w:rsidR="00CB3A8E">
        <w:t xml:space="preserve"> all</w:t>
      </w:r>
      <w:r w:rsidR="00986B40">
        <w:t xml:space="preserve"> inventories’ </w:t>
      </w:r>
      <w:r>
        <w:t>items</w:t>
      </w:r>
      <w:r w:rsidR="00986B40">
        <w:t xml:space="preserve">. </w:t>
      </w:r>
      <w:r w:rsidR="00EA221E">
        <w:t xml:space="preserve">Using the walktrap community detection algorithm, </w:t>
      </w:r>
      <w:r w:rsidR="00986B40">
        <w:t>we found</w:t>
      </w:r>
      <w:del w:id="205" w:author="A P Christensen" w:date="2018-03-07T10:32:00Z">
        <w:r w:rsidR="00986B40" w:rsidDel="00AB3DAC">
          <w:delText xml:space="preserve"> that</w:delText>
        </w:r>
      </w:del>
      <w:r w:rsidR="00986B40">
        <w:t xml:space="preserve"> 10 facets</w:t>
      </w:r>
      <w:r w:rsidR="00D816FD">
        <w:t>—</w:t>
      </w:r>
      <w:del w:id="206" w:author="A P Christensen" w:date="2018-03-06T13:14:00Z">
        <w:r w:rsidR="00EF2579" w:rsidDel="00E86EA2">
          <w:delText>Adventurous</w:delText>
        </w:r>
      </w:del>
      <w:ins w:id="207" w:author="A P Christensen" w:date="2018-03-07T09:50:00Z">
        <w:r w:rsidR="00842AF5">
          <w:t>Variety-Seeking</w:t>
        </w:r>
      </w:ins>
      <w:r w:rsidR="00EF2579">
        <w:t xml:space="preserve">, Aesthetic Appreciation, </w:t>
      </w:r>
      <w:r w:rsidR="00F32229">
        <w:t>Intellectual Curiosity</w:t>
      </w:r>
      <w:r w:rsidR="00EF2579">
        <w:t xml:space="preserve">, Diversity, </w:t>
      </w:r>
      <w:r w:rsidR="006A104C">
        <w:t>Openness to Emotions</w:t>
      </w:r>
      <w:r w:rsidR="00EF2579">
        <w:t xml:space="preserve">, Fantasy, Imaginative, </w:t>
      </w:r>
      <w:del w:id="208" w:author="A P Christensen" w:date="2018-03-03T16:29:00Z">
        <w:r w:rsidR="00C85BB4" w:rsidDel="00825AA1">
          <w:delText>Intellectual Self-Efficacy</w:delText>
        </w:r>
      </w:del>
      <w:ins w:id="209" w:author="A P Christensen" w:date="2018-03-03T16:29:00Z">
        <w:r w:rsidR="00825AA1">
          <w:t>Self-Assessed Intelligence</w:t>
        </w:r>
      </w:ins>
      <w:r w:rsidR="00EF2579">
        <w:t xml:space="preserve">, Intellectual Interests, and </w:t>
      </w:r>
      <w:del w:id="210" w:author="A P Christensen" w:date="2018-03-07T09:50:00Z">
        <w:r w:rsidR="00EF2579" w:rsidDel="00842AF5">
          <w:delText>Non-traditionalism</w:delText>
        </w:r>
      </w:del>
      <w:ins w:id="211" w:author="A P Christensen" w:date="2018-03-07T09:50:00Z">
        <w:r w:rsidR="00842AF5">
          <w:t>Non-Traditionalism</w:t>
        </w:r>
      </w:ins>
      <w:r w:rsidR="00D816FD">
        <w:t>—</w:t>
      </w:r>
      <w:r w:rsidR="003F1F13">
        <w:t xml:space="preserve">that </w:t>
      </w:r>
      <w:r w:rsidR="00D816FD">
        <w:t>f</w:t>
      </w:r>
      <w:r w:rsidR="00986B40">
        <w:t>ormed</w:t>
      </w:r>
      <w:r w:rsidR="001C14C5">
        <w:t xml:space="preserve"> three</w:t>
      </w:r>
      <w:r w:rsidR="00EA221E">
        <w:t xml:space="preserve"> higher-order </w:t>
      </w:r>
      <w:r w:rsidR="002F0761">
        <w:t>aspects</w:t>
      </w:r>
      <w:r w:rsidR="00DB6F1C">
        <w:t>: t</w:t>
      </w:r>
      <w:r w:rsidR="001C14C5">
        <w:t xml:space="preserve">wo </w:t>
      </w:r>
      <w:r w:rsidR="00EA221E">
        <w:t>com</w:t>
      </w:r>
      <w:r w:rsidR="00BE0628">
        <w:t>monly found in the literature</w:t>
      </w:r>
      <w:r w:rsidR="001C14C5">
        <w:t xml:space="preserve"> (Experiencing and Intellect) and one novel aspect </w:t>
      </w:r>
      <w:r w:rsidR="00DB6F1C">
        <w:t>(</w:t>
      </w:r>
      <w:r w:rsidR="001C14C5">
        <w:t>Open-Mindedness</w:t>
      </w:r>
      <w:r w:rsidR="00DB6F1C">
        <w:t>)</w:t>
      </w:r>
      <w:r w:rsidR="00BE0628">
        <w:t xml:space="preserve">. </w:t>
      </w:r>
    </w:p>
    <w:p w14:paraId="1F41213D" w14:textId="60E5600D" w:rsidR="0092651F" w:rsidRDefault="00280953" w:rsidP="004F463C">
      <w:pPr>
        <w:widowControl w:val="0"/>
        <w:ind w:firstLine="720"/>
        <w:contextualSpacing/>
      </w:pPr>
      <w:r>
        <w:t>The</w:t>
      </w:r>
      <w:r w:rsidR="00CB3A8E">
        <w:t xml:space="preserve"> c</w:t>
      </w:r>
      <w:r w:rsidR="00BE0628">
        <w:t xml:space="preserve">orrelational patterns of </w:t>
      </w:r>
      <w:r w:rsidR="00986B40">
        <w:t>the 10</w:t>
      </w:r>
      <w:r w:rsidR="00BE0628">
        <w:t xml:space="preserve"> network-identified facet</w:t>
      </w:r>
      <w:r w:rsidR="00986B40">
        <w:t xml:space="preserve">s </w:t>
      </w:r>
      <w:r w:rsidR="00EA221E">
        <w:t>suggest</w:t>
      </w:r>
      <w:r w:rsidR="00BE0628">
        <w:t xml:space="preserve"> that</w:t>
      </w:r>
      <w:r w:rsidR="00EA221E">
        <w:t xml:space="preserve"> each facet is distinct</w:t>
      </w:r>
      <w:r w:rsidR="00986B40">
        <w:t xml:space="preserve"> and has dissociable relations, despite</w:t>
      </w:r>
      <w:r w:rsidR="00EA221E">
        <w:t xml:space="preserve"> </w:t>
      </w:r>
      <w:r w:rsidR="00CB3A8E">
        <w:t xml:space="preserve">some having </w:t>
      </w:r>
      <w:r w:rsidR="00BE0628">
        <w:t>seemingly similar</w:t>
      </w:r>
      <w:r w:rsidR="00CB3A8E">
        <w:t xml:space="preserve"> </w:t>
      </w:r>
      <w:r w:rsidR="00986B40">
        <w:t>descriptions</w:t>
      </w:r>
      <w:r w:rsidR="00EA221E">
        <w:t>. Moreover, network-identified facets that were closer to the center of the network had higher correlations with a global O</w:t>
      </w:r>
      <w:r w:rsidR="009953C4">
        <w:t xml:space="preserve">penness to Experience variable, suggesting </w:t>
      </w:r>
      <w:r w:rsidR="002F0761">
        <w:t xml:space="preserve">that </w:t>
      </w:r>
      <w:r w:rsidR="009953C4">
        <w:t xml:space="preserve">facets more central in the network are defining features of Openness to </w:t>
      </w:r>
      <w:r w:rsidR="00CB3A8E">
        <w:t>Experience. Finall</w:t>
      </w:r>
      <w:r w:rsidR="009953C4">
        <w:t xml:space="preserve">y, based on the network </w:t>
      </w:r>
      <w:r w:rsidR="009953C4">
        <w:lastRenderedPageBreak/>
        <w:t xml:space="preserve">representation, we were able to determine the conceptual coverage of each inventory. </w:t>
      </w:r>
      <w:r w:rsidR="00B309FD">
        <w:t>These findings provide</w:t>
      </w:r>
      <w:r w:rsidR="009953C4">
        <w:t xml:space="preserve"> researchers </w:t>
      </w:r>
      <w:r w:rsidR="00B309FD">
        <w:t xml:space="preserve">with </w:t>
      </w:r>
      <w:r w:rsidR="009953C4">
        <w:t xml:space="preserve">a </w:t>
      </w:r>
      <w:r w:rsidR="00B309FD">
        <w:t xml:space="preserve">clearer </w:t>
      </w:r>
      <w:r w:rsidR="009953C4">
        <w:t xml:space="preserve">picture of the construct </w:t>
      </w:r>
      <w:r w:rsidR="00986B40">
        <w:t>that each inventory measures. Researchers should take these results</w:t>
      </w:r>
      <w:r w:rsidR="00BE0628">
        <w:t xml:space="preserve"> into consideration when evaluating</w:t>
      </w:r>
      <w:r w:rsidR="00DC6578">
        <w:t xml:space="preserve"> how Openness to Experience relate</w:t>
      </w:r>
      <w:r w:rsidR="00BE0628">
        <w:t>s</w:t>
      </w:r>
      <w:r w:rsidR="00DC6578">
        <w:t xml:space="preserve"> to</w:t>
      </w:r>
      <w:r w:rsidR="003D5C96">
        <w:t xml:space="preserve"> </w:t>
      </w:r>
      <w:r w:rsidR="00986B40">
        <w:t xml:space="preserve">affective, behavioral, and cognitive </w:t>
      </w:r>
      <w:r w:rsidR="00DC6578">
        <w:t>outcomes</w:t>
      </w:r>
      <w:r w:rsidR="002A2D59">
        <w:t>.</w:t>
      </w:r>
    </w:p>
    <w:p w14:paraId="54FC95F1" w14:textId="4F3FD698" w:rsidR="00DC6578" w:rsidRDefault="002A2D59" w:rsidP="004F463C">
      <w:pPr>
        <w:widowControl w:val="0"/>
        <w:contextualSpacing/>
        <w:rPr>
          <w:b/>
        </w:rPr>
      </w:pPr>
      <w:r>
        <w:rPr>
          <w:b/>
        </w:rPr>
        <w:t>Taxonomic</w:t>
      </w:r>
      <w:r w:rsidR="008E35C3">
        <w:rPr>
          <w:b/>
        </w:rPr>
        <w:t xml:space="preserve"> Structure of Openness to Experience</w:t>
      </w:r>
    </w:p>
    <w:p w14:paraId="791D1AEA" w14:textId="0F446DC4" w:rsidR="002A2D59" w:rsidRDefault="00623E60" w:rsidP="003F1F13">
      <w:pPr>
        <w:widowControl w:val="0"/>
        <w:contextualSpacing/>
      </w:pPr>
      <w:r>
        <w:tab/>
      </w:r>
      <w:r w:rsidR="002A2D59">
        <w:t>The larger components of the network seem</w:t>
      </w:r>
      <w:r w:rsidR="002146F8">
        <w:t>ed</w:t>
      </w:r>
      <w:r w:rsidR="002A2D59">
        <w:t xml:space="preserve"> to suggest that three aspects of Openness to Experience might better define the global trait than two. </w:t>
      </w:r>
      <w:r w:rsidR="002146F8">
        <w:t xml:space="preserve">We labeled this </w:t>
      </w:r>
      <w:r w:rsidR="002A2D59">
        <w:t xml:space="preserve">third aspect </w:t>
      </w:r>
      <w:r w:rsidR="002146F8" w:rsidRPr="00897454">
        <w:rPr>
          <w:i/>
        </w:rPr>
        <w:t>Open-Mindedness</w:t>
      </w:r>
      <w:r w:rsidR="002146F8">
        <w:t xml:space="preserve"> because it was largely defined by a receptiveness towards others’ ideas, values, beliefs, </w:t>
      </w:r>
      <w:r w:rsidR="00001D00">
        <w:t xml:space="preserve">lifestyles, </w:t>
      </w:r>
      <w:r w:rsidR="002146F8">
        <w:t xml:space="preserve">and culture. Notably, this aspect </w:t>
      </w:r>
      <w:r w:rsidR="002A2D59">
        <w:t>was</w:t>
      </w:r>
      <w:r w:rsidR="00CB3A8E">
        <w:t xml:space="preserve"> almost entirely defined by items from the </w:t>
      </w:r>
      <w:r w:rsidR="002A2D59">
        <w:t>two larger inventories (i.e., NEO-PI-3 and Woo et al.’s Openness to Experience Inventory)</w:t>
      </w:r>
      <w:r w:rsidR="00065484">
        <w:t>, which highlights that they may have a broader conceptualization of Openness to Experience</w:t>
      </w:r>
      <w:r w:rsidR="00EF2579">
        <w:t xml:space="preserve"> than the smaller inventories</w:t>
      </w:r>
      <w:r w:rsidR="002A2D59">
        <w:t>.</w:t>
      </w:r>
      <w:r w:rsidR="00001D00">
        <w:t xml:space="preserve"> </w:t>
      </w:r>
      <w:r w:rsidR="002146F8">
        <w:t xml:space="preserve">In terms of </w:t>
      </w:r>
      <w:r w:rsidR="00897454">
        <w:t xml:space="preserve">Open-Mindedness’s </w:t>
      </w:r>
      <w:r w:rsidR="002146F8">
        <w:t xml:space="preserve">position in the network, </w:t>
      </w:r>
      <w:r w:rsidR="00065484">
        <w:t>it was more peripherally located than the other two aspects. This suggests</w:t>
      </w:r>
      <w:r w:rsidR="002A2D59">
        <w:t xml:space="preserve"> that Open-Mindedness </w:t>
      </w:r>
      <w:r w:rsidR="00065484">
        <w:t>might</w:t>
      </w:r>
      <w:r w:rsidR="002A2D59">
        <w:t xml:space="preserve"> be a compound aspect with</w:t>
      </w:r>
      <w:r w:rsidR="00065484">
        <w:t xml:space="preserve"> another trait (e.g., A</w:t>
      </w:r>
      <w:r w:rsidR="002A2D59">
        <w:t>greeableness</w:t>
      </w:r>
      <w:r w:rsidR="00065484">
        <w:t xml:space="preserve">) rather than a pure Openness to Experience aspect. Future research is necessary </w:t>
      </w:r>
      <w:r w:rsidR="00EF2579">
        <w:t>to replicate this</w:t>
      </w:r>
      <w:r w:rsidR="00065484">
        <w:t xml:space="preserve"> finding</w:t>
      </w:r>
      <w:r w:rsidR="00EF2579">
        <w:t xml:space="preserve"> and to investigate the potential of Open-Mindedness as a compound aspect</w:t>
      </w:r>
      <w:r w:rsidR="00065484">
        <w:t>. Nonetheless, our results</w:t>
      </w:r>
      <w:r w:rsidR="002A2D59">
        <w:t xml:space="preserve"> </w:t>
      </w:r>
      <w:r w:rsidR="00065484">
        <w:t>demonstrate that</w:t>
      </w:r>
      <w:r w:rsidR="002146F8">
        <w:t xml:space="preserve"> a third aspect</w:t>
      </w:r>
      <w:r w:rsidR="00065484">
        <w:t xml:space="preserve"> of Openness to Experience</w:t>
      </w:r>
      <w:r w:rsidR="002146F8">
        <w:t xml:space="preserve"> might exist</w:t>
      </w:r>
      <w:r w:rsidR="003F1F13">
        <w:t xml:space="preserve"> and is</w:t>
      </w:r>
      <w:r w:rsidR="00897454">
        <w:t xml:space="preserve"> currently captured by popular inventories.</w:t>
      </w:r>
    </w:p>
    <w:p w14:paraId="1F487AC1" w14:textId="08F5D03C" w:rsidR="00452E60" w:rsidRDefault="00065484" w:rsidP="004F463C">
      <w:pPr>
        <w:widowControl w:val="0"/>
        <w:ind w:firstLine="720"/>
        <w:contextualSpacing/>
      </w:pPr>
      <w:r>
        <w:t>Below the three aspects, the network-identified facets were</w:t>
      </w:r>
      <w:r w:rsidR="00623E60">
        <w:t xml:space="preserve"> consistent with </w:t>
      </w:r>
      <w:r w:rsidR="003C1F1E">
        <w:t xml:space="preserve">many of the </w:t>
      </w:r>
      <w:r w:rsidR="00623E60">
        <w:t>previous categorizations</w:t>
      </w:r>
      <w:r w:rsidR="00EF2579">
        <w:t xml:space="preserve"> provided</w:t>
      </w:r>
      <w:r w:rsidR="00175DBF">
        <w:t xml:space="preserve"> by </w:t>
      </w:r>
      <w:r w:rsidR="00623E60">
        <w:t xml:space="preserve">Connelly and colleagues (2014b). </w:t>
      </w:r>
      <w:del w:id="212" w:author="A P Christensen" w:date="2018-03-07T08:59:00Z">
        <w:r w:rsidR="003C1F1E" w:rsidDel="00870022">
          <w:delText>Some</w:delText>
        </w:r>
      </w:del>
      <w:ins w:id="213" w:author="A P Christensen" w:date="2018-03-07T08:59:00Z">
        <w:r w:rsidR="00870022">
          <w:t>Many</w:t>
        </w:r>
      </w:ins>
      <w:r w:rsidR="003C1F1E">
        <w:t xml:space="preserve"> facets wer</w:t>
      </w:r>
      <w:r w:rsidR="00673855">
        <w:t xml:space="preserve">e </w:t>
      </w:r>
      <w:del w:id="214" w:author="A P Christensen" w:date="2018-03-07T08:59:00Z">
        <w:r w:rsidR="00875EA1" w:rsidDel="00870022">
          <w:delText xml:space="preserve">nearly </w:delText>
        </w:r>
      </w:del>
      <w:r w:rsidR="00875EA1">
        <w:t>identical</w:t>
      </w:r>
      <w:r w:rsidR="00673855">
        <w:t xml:space="preserve"> </w:t>
      </w:r>
      <w:r w:rsidR="003C1F1E">
        <w:t xml:space="preserve">in </w:t>
      </w:r>
      <w:r w:rsidR="00875EA1">
        <w:t>their label and description (</w:t>
      </w:r>
      <w:r w:rsidR="003C1F1E">
        <w:t xml:space="preserve">Connelly et al.’s </w:t>
      </w:r>
      <w:r w:rsidR="00875EA1">
        <w:t>in parentheses)</w:t>
      </w:r>
      <w:r w:rsidR="00673855">
        <w:t xml:space="preserve">: Aesthetic Appreciation (Aestheticism), </w:t>
      </w:r>
      <w:r w:rsidR="006A104C">
        <w:t>Openness to Emotions</w:t>
      </w:r>
      <w:r w:rsidR="00673855">
        <w:t xml:space="preserve"> (Openness to </w:t>
      </w:r>
      <w:r w:rsidR="006A104C">
        <w:t>Emotions</w:t>
      </w:r>
      <w:r w:rsidR="00673855">
        <w:t>), Fantasy (Fantasy),</w:t>
      </w:r>
      <w:r w:rsidR="00BE646A">
        <w:t xml:space="preserve"> </w:t>
      </w:r>
      <w:del w:id="215" w:author="A P Christensen" w:date="2018-03-06T13:14:00Z">
        <w:r w:rsidR="00C832A7" w:rsidDel="00E86EA2">
          <w:delText>Adventurous</w:delText>
        </w:r>
      </w:del>
      <w:ins w:id="216" w:author="A P Christensen" w:date="2018-03-07T09:50:00Z">
        <w:r w:rsidR="00842AF5">
          <w:t>Variety-Seeking</w:t>
        </w:r>
      </w:ins>
      <w:r w:rsidR="00C832A7">
        <w:t xml:space="preserve"> (</w:t>
      </w:r>
      <w:del w:id="217" w:author="A P Christensen" w:date="2018-03-07T09:50:00Z">
        <w:r w:rsidR="00C832A7" w:rsidDel="00842AF5">
          <w:delText>Variety-seeking</w:delText>
        </w:r>
      </w:del>
      <w:ins w:id="218" w:author="A P Christensen" w:date="2018-03-07T09:50:00Z">
        <w:r w:rsidR="00842AF5">
          <w:t>Variety-Seeking</w:t>
        </w:r>
      </w:ins>
      <w:r w:rsidR="00C832A7">
        <w:t>), Diversity (</w:t>
      </w:r>
      <w:r w:rsidR="00AA10FE">
        <w:t>Tolerance</w:t>
      </w:r>
      <w:r w:rsidR="00C832A7">
        <w:t xml:space="preserve">) and </w:t>
      </w:r>
      <w:del w:id="219" w:author="A P Christensen" w:date="2018-03-07T09:50:00Z">
        <w:r w:rsidR="001C14C5" w:rsidDel="00842AF5">
          <w:delText>Non-traditionalism</w:delText>
        </w:r>
      </w:del>
      <w:ins w:id="220" w:author="A P Christensen" w:date="2018-03-07T09:50:00Z">
        <w:r w:rsidR="00842AF5">
          <w:t>Non-Traditionalism</w:t>
        </w:r>
      </w:ins>
      <w:r w:rsidR="00673855">
        <w:t xml:space="preserve"> (</w:t>
      </w:r>
      <w:r w:rsidR="00AA10FE">
        <w:t>Nontraditional</w:t>
      </w:r>
      <w:r w:rsidR="007D7830">
        <w:t>).</w:t>
      </w:r>
      <w:r w:rsidR="00BE646A">
        <w:t xml:space="preserve"> </w:t>
      </w:r>
      <w:r w:rsidR="00085410">
        <w:t xml:space="preserve">This </w:t>
      </w:r>
      <w:r w:rsidR="00085410">
        <w:lastRenderedPageBreak/>
        <w:t xml:space="preserve">intersection is unsurprising considering that several inventories included in Connelly et al.’s theoretical sort </w:t>
      </w:r>
      <w:del w:id="221" w:author="A P Christensen" w:date="2018-03-07T09:00:00Z">
        <w:r w:rsidR="00363C43" w:rsidDel="00870022">
          <w:delText>and Woo</w:delText>
        </w:r>
        <w:r w:rsidR="00085410" w:rsidDel="00870022">
          <w:delText xml:space="preserve"> et al.’s (2014) </w:delText>
        </w:r>
        <w:r w:rsidR="00175DBF" w:rsidDel="00870022">
          <w:delText xml:space="preserve">factor analysis </w:delText>
        </w:r>
      </w:del>
      <w:r w:rsidR="00175DBF">
        <w:t xml:space="preserve">were also </w:t>
      </w:r>
      <w:r w:rsidR="00BE0696">
        <w:t xml:space="preserve">used in </w:t>
      </w:r>
      <w:r w:rsidR="00175DBF">
        <w:t xml:space="preserve">the present </w:t>
      </w:r>
      <w:r w:rsidR="00BE0696">
        <w:t>study</w:t>
      </w:r>
      <w:r w:rsidR="00897454">
        <w:t>, yet it is notable given the very different analytic approaches that these studies used.</w:t>
      </w:r>
    </w:p>
    <w:p w14:paraId="46166F3F" w14:textId="6DBEE8E3" w:rsidR="00BE646A" w:rsidRDefault="007D7830" w:rsidP="004F463C">
      <w:pPr>
        <w:widowControl w:val="0"/>
        <w:ind w:firstLine="720"/>
        <w:contextualSpacing/>
      </w:pPr>
      <w:r>
        <w:t>Some</w:t>
      </w:r>
      <w:r w:rsidR="00673855">
        <w:t xml:space="preserve"> network-identified facets</w:t>
      </w:r>
      <w:r w:rsidR="002D0371">
        <w:t>,</w:t>
      </w:r>
      <w:r w:rsidR="003E3129">
        <w:t xml:space="preserve"> like </w:t>
      </w:r>
      <w:r w:rsidR="00085410">
        <w:t>Intellect</w:t>
      </w:r>
      <w:r w:rsidR="003E3129">
        <w:t xml:space="preserve">ual Interests and </w:t>
      </w:r>
      <w:r w:rsidR="00F32229">
        <w:t>Intellectual Curiosity</w:t>
      </w:r>
      <w:r w:rsidR="002D0371">
        <w:t>,</w:t>
      </w:r>
      <w:r w:rsidR="003E3129">
        <w:t xml:space="preserve"> </w:t>
      </w:r>
      <w:r w:rsidR="003C1F1E">
        <w:t>were</w:t>
      </w:r>
      <w:r w:rsidR="00875EA1">
        <w:t xml:space="preserve"> </w:t>
      </w:r>
      <w:r w:rsidR="002D0371">
        <w:t>harder to relate to</w:t>
      </w:r>
      <w:r w:rsidR="003C1F1E">
        <w:t xml:space="preserve"> Connelly et al.’s</w:t>
      </w:r>
      <w:r w:rsidR="00B1128E">
        <w:t xml:space="preserve"> (2014b)</w:t>
      </w:r>
      <w:r w:rsidR="003E3129">
        <w:t xml:space="preserve"> categories. </w:t>
      </w:r>
      <w:r w:rsidR="001C14C5">
        <w:t xml:space="preserve">For example, </w:t>
      </w:r>
      <w:r w:rsidR="00EF2579">
        <w:t xml:space="preserve">the </w:t>
      </w:r>
      <w:r w:rsidR="001C14C5">
        <w:t xml:space="preserve">Intellectual Interests and </w:t>
      </w:r>
      <w:r w:rsidR="00F32229">
        <w:t>Intellectual Curiosity</w:t>
      </w:r>
      <w:r w:rsidR="001C14C5">
        <w:t xml:space="preserve"> </w:t>
      </w:r>
      <w:r w:rsidR="00EF2579">
        <w:t>facets appear</w:t>
      </w:r>
      <w:r w:rsidR="00ED64C0">
        <w:t xml:space="preserve"> to</w:t>
      </w:r>
      <w:r w:rsidR="00BE646A">
        <w:t xml:space="preserve"> fall under their gl</w:t>
      </w:r>
      <w:r w:rsidR="003E3129">
        <w:t>obal Openness to Experience category</w:t>
      </w:r>
      <w:r w:rsidR="00085410">
        <w:t xml:space="preserve">, which </w:t>
      </w:r>
      <w:r w:rsidR="00ED64C0">
        <w:t>was defined by</w:t>
      </w:r>
      <w:r w:rsidR="00085410">
        <w:t xml:space="preserve"> </w:t>
      </w:r>
      <w:r w:rsidR="00CB3A8E">
        <w:t xml:space="preserve">an </w:t>
      </w:r>
      <w:r w:rsidR="00BE646A">
        <w:t xml:space="preserve">openness to ideas, complexity, and curiosity. </w:t>
      </w:r>
      <w:r w:rsidR="002D0371">
        <w:t xml:space="preserve">This interpretation </w:t>
      </w:r>
      <w:r w:rsidR="00ED64C0">
        <w:t>seems</w:t>
      </w:r>
      <w:r w:rsidR="002D0371">
        <w:t xml:space="preserve"> appropriate</w:t>
      </w:r>
      <w:r w:rsidR="003E3129">
        <w:t xml:space="preserve"> given </w:t>
      </w:r>
      <w:r w:rsidR="00085410">
        <w:t xml:space="preserve">that Intellectual Interests and </w:t>
      </w:r>
      <w:r w:rsidR="00F32229">
        <w:t>Intellectual Curiosity</w:t>
      </w:r>
      <w:r w:rsidR="00085410">
        <w:t xml:space="preserve"> had two of highest correlations with our global Openness to Experience var</w:t>
      </w:r>
      <w:r w:rsidR="00ED64C0">
        <w:t xml:space="preserve">iable. Our </w:t>
      </w:r>
      <w:r w:rsidR="003E3129">
        <w:t xml:space="preserve">Imaginative facet, however, was much less </w:t>
      </w:r>
      <w:r w:rsidR="00085410">
        <w:t xml:space="preserve">clear and seemed to be a blend of their Innovation (is creative and inventive; likes to come up with new ideas) and Fantasy (has an overactive imagination) facets. </w:t>
      </w:r>
      <w:r w:rsidR="00ED64C0">
        <w:t>Connelly et al. seemed to</w:t>
      </w:r>
      <w:r w:rsidR="00B1128E">
        <w:t xml:space="preserve"> treat imagination and fantasy as synonymous in their </w:t>
      </w:r>
      <w:r w:rsidR="002D0371">
        <w:t xml:space="preserve">description </w:t>
      </w:r>
      <w:r w:rsidR="00B1128E">
        <w:t>of their Fantasy facet. Our correlational findin</w:t>
      </w:r>
      <w:r w:rsidR="00ED64C0">
        <w:t xml:space="preserve">gs, however, </w:t>
      </w:r>
      <w:r w:rsidR="00897454">
        <w:t>suggest</w:t>
      </w:r>
      <w:r w:rsidR="00ED64C0">
        <w:t xml:space="preserve"> that</w:t>
      </w:r>
      <w:r w:rsidR="00EF2579">
        <w:t xml:space="preserve"> the</w:t>
      </w:r>
      <w:r w:rsidR="00ED64C0">
        <w:t xml:space="preserve"> Imaginative and F</w:t>
      </w:r>
      <w:r w:rsidR="00B1128E">
        <w:t>antasy</w:t>
      </w:r>
      <w:r w:rsidR="00EF2579">
        <w:t xml:space="preserve"> facets</w:t>
      </w:r>
      <w:r w:rsidR="00B1128E">
        <w:t xml:space="preserve"> ha</w:t>
      </w:r>
      <w:r w:rsidR="001C14C5">
        <w:t xml:space="preserve">ve </w:t>
      </w:r>
      <w:r w:rsidR="00ED64C0">
        <w:t xml:space="preserve">different relations with </w:t>
      </w:r>
      <w:r w:rsidR="001C14C5">
        <w:t>other facets in the Openness to Experience network</w:t>
      </w:r>
      <w:r w:rsidR="00B1128E">
        <w:t xml:space="preserve"> (e.g.,</w:t>
      </w:r>
      <w:r w:rsidR="00E03EFF">
        <w:t xml:space="preserve"> </w:t>
      </w:r>
      <w:r w:rsidR="00F32229">
        <w:t>Intellectual Curiosity</w:t>
      </w:r>
      <w:r w:rsidR="00B1128E">
        <w:t xml:space="preserve">, Aesthetic Appreciation, and </w:t>
      </w:r>
      <w:del w:id="222" w:author="A P Christensen" w:date="2018-03-03T16:29:00Z">
        <w:r w:rsidR="00C85BB4" w:rsidDel="00825AA1">
          <w:delText>Intellectual Self-Efficacy</w:delText>
        </w:r>
      </w:del>
      <w:ins w:id="223" w:author="A P Christensen" w:date="2018-03-03T16:29:00Z">
        <w:r w:rsidR="00825AA1">
          <w:t>Self-Assessed Intelligence</w:t>
        </w:r>
      </w:ins>
      <w:r w:rsidR="00B1128E">
        <w:t xml:space="preserve"> facets). </w:t>
      </w:r>
      <w:r w:rsidR="00CB3A8E">
        <w:t>Finall</w:t>
      </w:r>
      <w:r w:rsidR="003E3129">
        <w:t>y,</w:t>
      </w:r>
      <w:r w:rsidR="002D0371">
        <w:t xml:space="preserve"> there were </w:t>
      </w:r>
      <w:del w:id="224" w:author="A P Christensen" w:date="2018-03-07T09:01:00Z">
        <w:r w:rsidR="002D0371" w:rsidDel="00870022">
          <w:delText xml:space="preserve">several </w:delText>
        </w:r>
      </w:del>
      <w:ins w:id="225" w:author="A P Christensen" w:date="2018-03-07T09:01:00Z">
        <w:r w:rsidR="00870022">
          <w:t xml:space="preserve">a few </w:t>
        </w:r>
      </w:ins>
      <w:r w:rsidR="002D0371">
        <w:t>facets that did not overlap. For example,</w:t>
      </w:r>
      <w:r w:rsidR="003E3129">
        <w:t xml:space="preserve"> we found a</w:t>
      </w:r>
      <w:del w:id="226" w:author="A P Christensen" w:date="2018-03-07T10:35:00Z">
        <w:r w:rsidR="003E3129" w:rsidDel="00247698">
          <w:delText>n</w:delText>
        </w:r>
      </w:del>
      <w:r w:rsidR="003E3129">
        <w:t xml:space="preserve"> </w:t>
      </w:r>
      <w:del w:id="227" w:author="A P Christensen" w:date="2018-03-03T16:29:00Z">
        <w:r w:rsidR="003E3129" w:rsidDel="00825AA1">
          <w:delText xml:space="preserve">Intellectual </w:delText>
        </w:r>
        <w:r w:rsidR="002473D6" w:rsidDel="00825AA1">
          <w:delText>Self-Efficacy</w:delText>
        </w:r>
      </w:del>
      <w:ins w:id="228" w:author="A P Christensen" w:date="2018-03-03T16:29:00Z">
        <w:r w:rsidR="00825AA1">
          <w:t>Self-Assessed Intelligence</w:t>
        </w:r>
      </w:ins>
      <w:r w:rsidR="003E3129">
        <w:t xml:space="preserve"> facet while they did not</w:t>
      </w:r>
      <w:r w:rsidR="002D0371">
        <w:t>,</w:t>
      </w:r>
      <w:r w:rsidR="003E3129">
        <w:t xml:space="preserve"> and </w:t>
      </w:r>
      <w:r w:rsidR="002D0371">
        <w:t xml:space="preserve">Connelly et al. </w:t>
      </w:r>
      <w:r w:rsidR="003E3129">
        <w:t>found a</w:t>
      </w:r>
      <w:r w:rsidR="00085410">
        <w:t xml:space="preserve"> few facets </w:t>
      </w:r>
      <w:r w:rsidR="008E35C3">
        <w:t xml:space="preserve">that we did not </w:t>
      </w:r>
      <w:r w:rsidR="002D0371">
        <w:t xml:space="preserve">(e.g., </w:t>
      </w:r>
      <w:r w:rsidR="00085410">
        <w:t>Openness to Sensations, Autonomy</w:t>
      </w:r>
      <w:r w:rsidR="002D0371">
        <w:t>,</w:t>
      </w:r>
      <w:r w:rsidR="008E35C3">
        <w:t xml:space="preserve"> </w:t>
      </w:r>
      <w:r w:rsidR="00085410">
        <w:t xml:space="preserve">and </w:t>
      </w:r>
      <w:del w:id="229" w:author="A P Christensen" w:date="2018-03-07T09:50:00Z">
        <w:r w:rsidR="00085410" w:rsidDel="00842AF5">
          <w:delText>Thrill-</w:delText>
        </w:r>
        <w:r w:rsidR="008E35C3" w:rsidDel="00842AF5">
          <w:delText>seeking</w:delText>
        </w:r>
      </w:del>
      <w:ins w:id="230" w:author="A P Christensen" w:date="2018-03-07T09:50:00Z">
        <w:r w:rsidR="00842AF5">
          <w:t>Thrill-Seeking</w:t>
        </w:r>
      </w:ins>
      <w:r w:rsidR="008E35C3">
        <w:t>)</w:t>
      </w:r>
      <w:r w:rsidR="00085410">
        <w:t xml:space="preserve">. </w:t>
      </w:r>
      <w:r w:rsidR="00CD0142">
        <w:t xml:space="preserve">These differences are likely due to the </w:t>
      </w:r>
      <w:r w:rsidR="00EF2579">
        <w:t xml:space="preserve">different </w:t>
      </w:r>
      <w:r w:rsidR="00CD0142">
        <w:t>scales and inventorie</w:t>
      </w:r>
      <w:r w:rsidR="00EF2579">
        <w:t>s that were investigated</w:t>
      </w:r>
      <w:r w:rsidR="00CB3A8E">
        <w:t xml:space="preserve"> in each study</w:t>
      </w:r>
      <w:r w:rsidR="007F2017">
        <w:t xml:space="preserve"> rather than differences in analytical approaches.</w:t>
      </w:r>
    </w:p>
    <w:p w14:paraId="279B79C5" w14:textId="5293C598" w:rsidR="005553CB" w:rsidRDefault="00A05DBF" w:rsidP="004F463C">
      <w:pPr>
        <w:widowControl w:val="0"/>
        <w:ind w:firstLine="720"/>
        <w:contextualSpacing/>
      </w:pPr>
      <w:r>
        <w:t>More importantly, the central facets</w:t>
      </w:r>
      <w:r w:rsidR="00AA10FE">
        <w:t xml:space="preserve">—based on position and </w:t>
      </w:r>
      <w:r w:rsidR="00ED64C0">
        <w:t xml:space="preserve">their </w:t>
      </w:r>
      <w:r w:rsidR="00AA10FE">
        <w:t>correlations with the global Openness to Experience variables—</w:t>
      </w:r>
      <w:r>
        <w:t>of our network (</w:t>
      </w:r>
      <w:r w:rsidR="00F32229">
        <w:t xml:space="preserve">Intellectual </w:t>
      </w:r>
      <w:del w:id="231" w:author="A P Christensen" w:date="2018-03-07T10:36:00Z">
        <w:r w:rsidR="00F32229" w:rsidDel="00247698">
          <w:delText>Curiosity</w:delText>
        </w:r>
      </w:del>
      <w:ins w:id="232" w:author="A P Christensen" w:date="2018-03-07T10:36:00Z">
        <w:r w:rsidR="00247698">
          <w:t>Interests</w:t>
        </w:r>
      </w:ins>
      <w:r>
        <w:t xml:space="preserve">, Aesthetic Appreciation, and Intellectual </w:t>
      </w:r>
      <w:del w:id="233" w:author="A P Christensen" w:date="2018-03-07T10:36:00Z">
        <w:r w:rsidDel="00247698">
          <w:delText>Interests</w:delText>
        </w:r>
      </w:del>
      <w:ins w:id="234" w:author="A P Christensen" w:date="2018-03-07T10:36:00Z">
        <w:r w:rsidR="00247698">
          <w:t>Curiosity</w:t>
        </w:r>
      </w:ins>
      <w:r>
        <w:t>) perfectly align with Connelly and colleagues</w:t>
      </w:r>
      <w:r w:rsidR="00897454">
        <w:t>’</w:t>
      </w:r>
      <w:r>
        <w:t xml:space="preserve"> (2014b) description of global Openness to Experience</w:t>
      </w:r>
      <w:r w:rsidR="002D0371">
        <w:t xml:space="preserve">: </w:t>
      </w:r>
      <w:r w:rsidR="00897454">
        <w:t xml:space="preserve">wanting </w:t>
      </w:r>
      <w:r>
        <w:t>to think and understand proble</w:t>
      </w:r>
      <w:r w:rsidR="00B309FD">
        <w:t xml:space="preserve">ms, </w:t>
      </w:r>
      <w:r>
        <w:t>hav</w:t>
      </w:r>
      <w:r w:rsidR="00897454">
        <w:t>ing</w:t>
      </w:r>
      <w:r>
        <w:t xml:space="preserve"> </w:t>
      </w:r>
      <w:r>
        <w:lastRenderedPageBreak/>
        <w:t>artistic or scientific interests,</w:t>
      </w:r>
      <w:del w:id="235" w:author="A P Christensen" w:date="2018-03-07T10:36:00Z">
        <w:r w:rsidDel="00247698">
          <w:delText xml:space="preserve"> and</w:delText>
        </w:r>
      </w:del>
      <w:r>
        <w:t xml:space="preserve"> </w:t>
      </w:r>
      <w:r w:rsidR="00B309FD">
        <w:t xml:space="preserve">being </w:t>
      </w:r>
      <w:r>
        <w:t>introspective</w:t>
      </w:r>
      <w:ins w:id="236" w:author="A P Christensen" w:date="2018-03-07T10:36:00Z">
        <w:r w:rsidR="00247698">
          <w:t xml:space="preserve"> and curious</w:t>
        </w:r>
      </w:ins>
      <w:r>
        <w:t>. Moreover, the most central</w:t>
      </w:r>
      <w:r w:rsidR="00ED64C0">
        <w:t xml:space="preserve"> Open-Mindedness facet</w:t>
      </w:r>
      <w:r w:rsidR="00A43CE2">
        <w:t>,</w:t>
      </w:r>
      <w:r>
        <w:t xml:space="preserve"> </w:t>
      </w:r>
      <w:del w:id="237" w:author="A P Christensen" w:date="2018-03-07T09:50:00Z">
        <w:r w:rsidR="001C14C5" w:rsidDel="00842AF5">
          <w:delText>Non-traditionalism</w:delText>
        </w:r>
      </w:del>
      <w:ins w:id="238" w:author="A P Christensen" w:date="2018-03-07T09:50:00Z">
        <w:r w:rsidR="00842AF5">
          <w:t>Non-Traditionalism</w:t>
        </w:r>
      </w:ins>
      <w:r w:rsidR="00A43CE2">
        <w:t>,</w:t>
      </w:r>
      <w:r>
        <w:t xml:space="preserve"> fit with additional descriptors of</w:t>
      </w:r>
      <w:r w:rsidR="001927CE">
        <w:t xml:space="preserve"> Connelly et al.’s</w:t>
      </w:r>
      <w:r>
        <w:t xml:space="preserve"> global Openness</w:t>
      </w:r>
      <w:r w:rsidR="001927CE">
        <w:t xml:space="preserve"> to Experience category</w:t>
      </w:r>
      <w:r>
        <w:t xml:space="preserve"> (</w:t>
      </w:r>
      <w:del w:id="239" w:author="A P Christensen" w:date="2018-03-07T10:37:00Z">
        <w:r w:rsidR="001220D3" w:rsidDel="00247698">
          <w:delText xml:space="preserve">being </w:delText>
        </w:r>
        <w:r w:rsidDel="00247698">
          <w:delText xml:space="preserve">curious, </w:delText>
        </w:r>
      </w:del>
      <w:r>
        <w:t>liberal</w:t>
      </w:r>
      <w:del w:id="240" w:author="A P Christensen" w:date="2018-03-07T10:37:00Z">
        <w:r w:rsidR="00B309FD" w:rsidDel="00247698">
          <w:delText>,</w:delText>
        </w:r>
      </w:del>
      <w:r>
        <w:t xml:space="preserve"> and independent minded)</w:t>
      </w:r>
      <w:r w:rsidR="003A0104">
        <w:t>.</w:t>
      </w:r>
      <w:r w:rsidR="001C14C5">
        <w:t xml:space="preserve"> </w:t>
      </w:r>
    </w:p>
    <w:p w14:paraId="5DD7806F" w14:textId="3F41816D" w:rsidR="00A05DBF" w:rsidRDefault="007463A9" w:rsidP="004F463C">
      <w:pPr>
        <w:widowControl w:val="0"/>
        <w:ind w:firstLine="720"/>
        <w:contextualSpacing/>
      </w:pPr>
      <w:r>
        <w:t>Interestingly, o</w:t>
      </w:r>
      <w:r w:rsidR="00A05DBF">
        <w:t xml:space="preserve">ur most peripheral facets (Fantasy, </w:t>
      </w:r>
      <w:del w:id="241" w:author="A P Christensen" w:date="2018-03-06T13:14:00Z">
        <w:r w:rsidR="00AA10FE" w:rsidDel="00E86EA2">
          <w:delText>Adventurous</w:delText>
        </w:r>
      </w:del>
      <w:ins w:id="242" w:author="A P Christensen" w:date="2018-03-07T09:50:00Z">
        <w:r w:rsidR="00842AF5">
          <w:t>Variety-Seeking</w:t>
        </w:r>
      </w:ins>
      <w:r w:rsidR="00ED64C0">
        <w:t xml:space="preserve">, and </w:t>
      </w:r>
      <w:r w:rsidR="006A104C">
        <w:t>Openness to Emotions</w:t>
      </w:r>
      <w:r w:rsidR="00AA10FE">
        <w:t xml:space="preserve">) aligned with Connelly et al.’s </w:t>
      </w:r>
      <w:r w:rsidR="00ED64C0">
        <w:t xml:space="preserve">Openness to Experience </w:t>
      </w:r>
      <w:r w:rsidR="00AA10FE">
        <w:t>trait compounds.</w:t>
      </w:r>
      <w:r w:rsidR="001F08C2">
        <w:t xml:space="preserve"> </w:t>
      </w:r>
      <w:r w:rsidR="001927CE">
        <w:t>This seems to confirm their position</w:t>
      </w:r>
      <w:r w:rsidR="00ED64C0">
        <w:t xml:space="preserve"> as peripheral facets </w:t>
      </w:r>
      <w:r w:rsidR="00A43CE2">
        <w:t xml:space="preserve">and </w:t>
      </w:r>
      <w:r w:rsidR="00ED64C0">
        <w:t>tha</w:t>
      </w:r>
      <w:r w:rsidR="00A43CE2">
        <w:t>t they</w:t>
      </w:r>
      <w:r w:rsidR="00ED64C0">
        <w:t xml:space="preserve"> are probably</w:t>
      </w:r>
      <w:r w:rsidR="001927CE">
        <w:t xml:space="preserve"> associated with other traits. </w:t>
      </w:r>
      <w:r w:rsidR="00ED64C0">
        <w:t xml:space="preserve">Finally, the </w:t>
      </w:r>
      <w:r w:rsidR="00AA10FE">
        <w:t xml:space="preserve">Diversity and </w:t>
      </w:r>
      <w:del w:id="243" w:author="A P Christensen" w:date="2018-03-03T16:29:00Z">
        <w:r w:rsidR="00C85BB4" w:rsidDel="00825AA1">
          <w:delText>Intellectual Self-Efficacy</w:delText>
        </w:r>
      </w:del>
      <w:ins w:id="244" w:author="A P Christensen" w:date="2018-03-03T16:29:00Z">
        <w:r w:rsidR="00825AA1">
          <w:t>Self-Assessed Intelligence</w:t>
        </w:r>
      </w:ins>
      <w:r w:rsidR="00ED64C0">
        <w:t xml:space="preserve"> facets</w:t>
      </w:r>
      <w:r w:rsidR="00AA10FE">
        <w:t xml:space="preserve"> </w:t>
      </w:r>
      <w:r w:rsidR="00ED64C0">
        <w:t xml:space="preserve">were neither central </w:t>
      </w:r>
      <w:r w:rsidR="00FE4DD4">
        <w:t>n</w:t>
      </w:r>
      <w:r w:rsidR="00ED64C0">
        <w:t>or peripheral but</w:t>
      </w:r>
      <w:r w:rsidR="00FB23FC">
        <w:t xml:space="preserve"> may also </w:t>
      </w:r>
      <w:r w:rsidR="00AA10FE">
        <w:t>reflect trait compounds.</w:t>
      </w:r>
      <w:r w:rsidR="001F08C2">
        <w:t xml:space="preserve"> Diversity, for instance, is </w:t>
      </w:r>
      <w:r w:rsidR="007F2017">
        <w:t>likely</w:t>
      </w:r>
      <w:r w:rsidR="001F08C2">
        <w:t xml:space="preserve"> related to Agreeableness while </w:t>
      </w:r>
      <w:del w:id="245" w:author="A P Christensen" w:date="2018-03-03T16:29:00Z">
        <w:r w:rsidR="00C85BB4" w:rsidDel="00825AA1">
          <w:delText>Intellectual Self-Efficacy</w:delText>
        </w:r>
      </w:del>
      <w:ins w:id="246" w:author="A P Christensen" w:date="2018-03-03T16:29:00Z">
        <w:r w:rsidR="00825AA1">
          <w:t>Self-Assessed Intelligence</w:t>
        </w:r>
      </w:ins>
      <w:r w:rsidR="001F08C2">
        <w:t xml:space="preserve"> is</w:t>
      </w:r>
      <w:r w:rsidR="007F2017">
        <w:t xml:space="preserve"> likely</w:t>
      </w:r>
      <w:r w:rsidR="001F08C2">
        <w:t xml:space="preserve"> related to Conscientiousness and </w:t>
      </w:r>
      <w:r w:rsidR="00AF5165">
        <w:t xml:space="preserve">psychometric </w:t>
      </w:r>
      <w:r w:rsidR="001F08C2">
        <w:t xml:space="preserve">intelligence (although the facet purely refers to </w:t>
      </w:r>
      <w:r w:rsidR="00A43CE2">
        <w:t>self-report</w:t>
      </w:r>
      <w:r w:rsidR="00AF5165">
        <w:t>ed</w:t>
      </w:r>
      <w:r w:rsidR="00A43CE2">
        <w:t xml:space="preserve"> </w:t>
      </w:r>
      <w:r w:rsidR="001F08C2">
        <w:t>intellectual ability</w:t>
      </w:r>
      <w:ins w:id="247" w:author="A P Christensen" w:date="2018-03-07T10:37:00Z">
        <w:r w:rsidR="00BB7C50">
          <w:t xml:space="preserve">; </w:t>
        </w:r>
      </w:ins>
      <w:ins w:id="248" w:author="A P Christensen" w:date="2018-03-07T10:38:00Z">
        <w:r w:rsidR="00BB7C50">
          <w:t>Chamorro-Premuzic et al., 2004</w:t>
        </w:r>
      </w:ins>
      <w:r w:rsidR="001F08C2">
        <w:t xml:space="preserve">). </w:t>
      </w:r>
    </w:p>
    <w:p w14:paraId="0945DEE2" w14:textId="6006D148" w:rsidR="00EF6918" w:rsidRDefault="00AB5908" w:rsidP="004F463C">
      <w:pPr>
        <w:widowControl w:val="0"/>
        <w:ind w:firstLine="720"/>
        <w:contextualSpacing/>
      </w:pPr>
      <w:r>
        <w:t>In summary, our network largely reproduces Connelly and coll</w:t>
      </w:r>
      <w:r w:rsidR="001927CE">
        <w:t>eagues</w:t>
      </w:r>
      <w:r w:rsidR="00AF5165">
        <w:t>’</w:t>
      </w:r>
      <w:r w:rsidR="001927CE">
        <w:t xml:space="preserve"> (2014b) theoretical sort</w:t>
      </w:r>
      <w:r>
        <w:t>.</w:t>
      </w:r>
      <w:r w:rsidR="001927CE">
        <w:t xml:space="preserve"> These results are encouraging because</w:t>
      </w:r>
      <w:r>
        <w:t xml:space="preserve"> the lower-order </w:t>
      </w:r>
      <w:r w:rsidR="00AC42EE">
        <w:t xml:space="preserve">facet </w:t>
      </w:r>
      <w:r>
        <w:t xml:space="preserve">structure seems to be appropriately measured </w:t>
      </w:r>
      <w:r w:rsidR="00A76459">
        <w:t>when using all</w:t>
      </w:r>
      <w:r>
        <w:t xml:space="preserve"> four inventories. </w:t>
      </w:r>
      <w:r w:rsidR="00EF6918">
        <w:t>In</w:t>
      </w:r>
      <w:r w:rsidR="001927CE">
        <w:t xml:space="preserve"> most</w:t>
      </w:r>
      <w:r w:rsidR="00EF6918">
        <w:t xml:space="preserve"> research</w:t>
      </w:r>
      <w:r w:rsidR="001927CE">
        <w:t xml:space="preserve"> practices</w:t>
      </w:r>
      <w:r w:rsidR="00EF6918">
        <w:t>, however, i</w:t>
      </w:r>
      <w:r>
        <w:t xml:space="preserve">t’s not practical to </w:t>
      </w:r>
      <w:r w:rsidR="00EF6918">
        <w:t>administer all four inventories</w:t>
      </w:r>
      <w:r w:rsidR="001927CE">
        <w:t>. Time constraints and the</w:t>
      </w:r>
      <w:r w:rsidR="001E02AE">
        <w:t xml:space="preserve"> </w:t>
      </w:r>
      <w:r w:rsidR="001927CE">
        <w:t xml:space="preserve">redundancy of questions </w:t>
      </w:r>
      <w:r w:rsidR="00EF6918">
        <w:t>across inventories means that research</w:t>
      </w:r>
      <w:r w:rsidR="00ED64C0">
        <w:t>ers</w:t>
      </w:r>
      <w:r w:rsidR="00EF6918">
        <w:t xml:space="preserve"> should try to use inventories th</w:t>
      </w:r>
      <w:r w:rsidR="001927CE">
        <w:t>at are most appropriate for</w:t>
      </w:r>
      <w:r w:rsidR="00EF6918">
        <w:t xml:space="preserve"> the outcomes they are measuring.</w:t>
      </w:r>
    </w:p>
    <w:p w14:paraId="08FA4DFB" w14:textId="34994902" w:rsidR="00DC6578" w:rsidRDefault="00EF6918" w:rsidP="004F463C">
      <w:pPr>
        <w:widowControl w:val="0"/>
        <w:contextualSpacing/>
        <w:rPr>
          <w:b/>
        </w:rPr>
      </w:pPr>
      <w:r>
        <w:rPr>
          <w:b/>
        </w:rPr>
        <w:t>Conceptual Coverage of Openness to Experience</w:t>
      </w:r>
    </w:p>
    <w:p w14:paraId="0D58775B" w14:textId="06152332" w:rsidR="00F728C4" w:rsidRDefault="00EF6918" w:rsidP="004F463C">
      <w:pPr>
        <w:widowControl w:val="0"/>
        <w:contextualSpacing/>
      </w:pPr>
      <w:r>
        <w:rPr>
          <w:b/>
        </w:rPr>
        <w:tab/>
      </w:r>
      <w:r>
        <w:t>Woo et al.’s (2014) Open</w:t>
      </w:r>
      <w:r w:rsidR="001927CE">
        <w:t>ness to Experience inventory had</w:t>
      </w:r>
      <w:r w:rsidR="00ED64C0">
        <w:t xml:space="preserve"> the broadest coverage </w:t>
      </w:r>
      <w:r>
        <w:t>of Openness to Experience.</w:t>
      </w:r>
      <w:r w:rsidR="00486B1D">
        <w:t xml:space="preserve"> </w:t>
      </w:r>
      <w:r w:rsidR="00ED64C0">
        <w:t>Notably, the inventory had</w:t>
      </w:r>
      <w:r w:rsidR="00486B1D">
        <w:t xml:space="preserve"> the most items of </w:t>
      </w:r>
      <w:r w:rsidR="00214249">
        <w:t xml:space="preserve">the </w:t>
      </w:r>
      <w:r w:rsidR="00486B1D">
        <w:t xml:space="preserve">inventories </w:t>
      </w:r>
      <w:r w:rsidR="00ED64C0">
        <w:t xml:space="preserve">considered in this study. </w:t>
      </w:r>
      <w:r w:rsidR="00A56A05">
        <w:t xml:space="preserve">In terms of </w:t>
      </w:r>
      <w:r w:rsidR="00AC42EE">
        <w:t xml:space="preserve">the </w:t>
      </w:r>
      <w:r w:rsidR="00A76459">
        <w:t>Intellect,</w:t>
      </w:r>
      <w:r w:rsidR="00A56A05">
        <w:t xml:space="preserve"> </w:t>
      </w:r>
      <w:r w:rsidR="00A76459">
        <w:t xml:space="preserve">Experiencing, and Open-Mindedness </w:t>
      </w:r>
      <w:r w:rsidR="00AC42EE">
        <w:t>aspects</w:t>
      </w:r>
      <w:r w:rsidR="00A56A05">
        <w:t>, Woo et al.’s inventory appear</w:t>
      </w:r>
      <w:r w:rsidR="008D76C0">
        <w:t>ed to</w:t>
      </w:r>
      <w:r w:rsidR="00A76459">
        <w:t xml:space="preserve"> be well balanced across all three</w:t>
      </w:r>
      <w:r w:rsidR="008D76C0">
        <w:t xml:space="preserve">. </w:t>
      </w:r>
      <w:r w:rsidR="00894261">
        <w:t xml:space="preserve">Our network revealed a notable difference in </w:t>
      </w:r>
      <w:r w:rsidR="003F1F13">
        <w:t xml:space="preserve">the </w:t>
      </w:r>
      <w:r w:rsidR="00894261">
        <w:t>categorization of one</w:t>
      </w:r>
      <w:r w:rsidR="00A76459">
        <w:t xml:space="preserve"> inventory-defined</w:t>
      </w:r>
      <w:r w:rsidR="00894261">
        <w:t xml:space="preserve"> facet</w:t>
      </w:r>
      <w:r w:rsidR="00A76459">
        <w:t>: Tolerance</w:t>
      </w:r>
      <w:r w:rsidR="00894261">
        <w:t xml:space="preserve">. In the original scale </w:t>
      </w:r>
      <w:r w:rsidR="00894261">
        <w:lastRenderedPageBreak/>
        <w:t>design, the Tolerance facet was part of Woo et al.’s Culture (Experiencing</w:t>
      </w:r>
      <w:r w:rsidR="003F1F13">
        <w:t>) aspect</w:t>
      </w:r>
      <w:r w:rsidR="00894261">
        <w:t>. In contrast, our results reve</w:t>
      </w:r>
      <w:r w:rsidR="00A43CE2">
        <w:t xml:space="preserve">al that the Tolerance facet strongly characterized </w:t>
      </w:r>
      <w:r w:rsidR="00894261">
        <w:t xml:space="preserve">the </w:t>
      </w:r>
      <w:r w:rsidR="00A76459">
        <w:t>Open-Mindedness aspect</w:t>
      </w:r>
      <w:r w:rsidR="00894261">
        <w:t>.</w:t>
      </w:r>
      <w:r w:rsidR="006102AC">
        <w:t xml:space="preserve"> Although this facet could be consistent with both factors, Connelly et al.’s (2014b) meta-analytic correlations show that it’s more likely</w:t>
      </w:r>
      <w:r w:rsidR="00894261">
        <w:t xml:space="preserve"> that i</w:t>
      </w:r>
      <w:r w:rsidR="006102AC">
        <w:t>t’</w:t>
      </w:r>
      <w:r w:rsidR="00894261">
        <w:t>s influenced by another trait</w:t>
      </w:r>
      <w:r w:rsidR="006102AC">
        <w:t xml:space="preserve"> (Agreeableness)</w:t>
      </w:r>
      <w:r w:rsidR="00894261">
        <w:t>, which mean</w:t>
      </w:r>
      <w:r w:rsidR="006102AC">
        <w:t>s</w:t>
      </w:r>
      <w:r w:rsidR="00894261">
        <w:t xml:space="preserve"> it</w:t>
      </w:r>
      <w:r w:rsidR="00A43CE2">
        <w:t xml:space="preserve"> might be</w:t>
      </w:r>
      <w:r w:rsidR="006102AC">
        <w:t xml:space="preserve"> best conceptualized as</w:t>
      </w:r>
      <w:r w:rsidR="00894261">
        <w:t xml:space="preserve"> </w:t>
      </w:r>
      <w:r w:rsidR="00217512">
        <w:t xml:space="preserve">a </w:t>
      </w:r>
      <w:r w:rsidR="00894261">
        <w:t>compound trait.</w:t>
      </w:r>
      <w:r w:rsidR="0038652E">
        <w:t xml:space="preserve"> In general, Woo et al.’s Openness to Experience inventory provides the most comprehensive coverage of the Openness to Experience construct.</w:t>
      </w:r>
    </w:p>
    <w:p w14:paraId="085519FA" w14:textId="4CD9EDFF" w:rsidR="008D76C0" w:rsidRDefault="008D76C0" w:rsidP="004F463C">
      <w:pPr>
        <w:widowControl w:val="0"/>
        <w:ind w:firstLine="720"/>
        <w:contextualSpacing/>
      </w:pPr>
      <w:r>
        <w:t>The NEO-PI-3 also had a l</w:t>
      </w:r>
      <w:r w:rsidR="006102AC">
        <w:t xml:space="preserve">arge number of items, </w:t>
      </w:r>
      <w:r>
        <w:t xml:space="preserve">many </w:t>
      </w:r>
      <w:r w:rsidR="006102AC">
        <w:t>of which were in</w:t>
      </w:r>
      <w:r>
        <w:t xml:space="preserve"> peripheral facets </w:t>
      </w:r>
      <w:r w:rsidR="006102AC">
        <w:t xml:space="preserve">and sparsely spread out in the network. There were a few facets that were </w:t>
      </w:r>
      <w:r w:rsidR="001E02AE">
        <w:t xml:space="preserve">primarily </w:t>
      </w:r>
      <w:r w:rsidR="006102AC">
        <w:t xml:space="preserve">described by </w:t>
      </w:r>
      <w:r w:rsidR="00A05FD3">
        <w:t>the NEO-PI-3 compared to other inventories (</w:t>
      </w:r>
      <w:del w:id="249" w:author="A P Christensen" w:date="2018-03-06T13:14:00Z">
        <w:r w:rsidR="00A05FD3" w:rsidDel="00E86EA2">
          <w:delText>Adventurous</w:delText>
        </w:r>
      </w:del>
      <w:ins w:id="250" w:author="A P Christensen" w:date="2018-03-07T09:50:00Z">
        <w:r w:rsidR="00842AF5">
          <w:t>Variety-Seeking</w:t>
        </w:r>
      </w:ins>
      <w:r w:rsidR="00A05FD3">
        <w:t xml:space="preserve">, </w:t>
      </w:r>
      <w:r w:rsidR="006A104C">
        <w:t>Openness to Emotions</w:t>
      </w:r>
      <w:r w:rsidR="00A05FD3">
        <w:t xml:space="preserve">, and Fantasy). These facets were also the most peripheral in the network and had the lowest correlations with the global Openness to Experience variable. Thus, although there are many items in the NEO-PI-3, it seems that nearly half of them cover </w:t>
      </w:r>
      <w:r w:rsidR="0038652E">
        <w:t xml:space="preserve">fringe </w:t>
      </w:r>
      <w:r w:rsidR="00A05FD3">
        <w:t>characteristics of Openness to Experience. Indeed, these facets are likely to be</w:t>
      </w:r>
      <w:r w:rsidR="0038652E">
        <w:t xml:space="preserve"> considered</w:t>
      </w:r>
      <w:r w:rsidR="00A05FD3">
        <w:t xml:space="preserve"> compound traits </w:t>
      </w:r>
      <w:r w:rsidR="001B7DA3">
        <w:t xml:space="preserve">(e.g., </w:t>
      </w:r>
      <w:del w:id="251" w:author="A P Christensen" w:date="2018-03-06T13:14:00Z">
        <w:r w:rsidR="00A05FD3" w:rsidDel="00E86EA2">
          <w:delText>Adventurous</w:delText>
        </w:r>
      </w:del>
      <w:ins w:id="252" w:author="A P Christensen" w:date="2018-03-07T09:50:00Z">
        <w:r w:rsidR="00842AF5">
          <w:t>Variety-Seeking</w:t>
        </w:r>
      </w:ins>
      <w:r w:rsidR="00A05FD3">
        <w:t xml:space="preserve"> with Extraversion, </w:t>
      </w:r>
      <w:r w:rsidR="006A104C">
        <w:t>Openness to Emotions</w:t>
      </w:r>
      <w:r w:rsidR="00A05FD3">
        <w:t xml:space="preserve"> with Extraversion and Neuroticism, and Fantasy with low Conscientiousness</w:t>
      </w:r>
      <w:r w:rsidR="001B7DA3">
        <w:t xml:space="preserve">; </w:t>
      </w:r>
      <w:r w:rsidR="00A05FD3">
        <w:t xml:space="preserve">Connelly et al., 2014b). In terms of the coverage of </w:t>
      </w:r>
      <w:r w:rsidR="00AC42EE">
        <w:t xml:space="preserve">the </w:t>
      </w:r>
      <w:r w:rsidR="00A05FD3">
        <w:t>Experienc</w:t>
      </w:r>
      <w:r w:rsidR="001B7DA3">
        <w:t>ing</w:t>
      </w:r>
      <w:r w:rsidR="00A76459">
        <w:t>,</w:t>
      </w:r>
      <w:r w:rsidR="00A05FD3">
        <w:t xml:space="preserve"> Intellect</w:t>
      </w:r>
      <w:r w:rsidR="00A76459">
        <w:t>, and Open-Mindedness</w:t>
      </w:r>
      <w:r w:rsidR="00A05FD3">
        <w:t xml:space="preserve"> </w:t>
      </w:r>
      <w:r w:rsidR="00AC42EE">
        <w:t>aspects</w:t>
      </w:r>
      <w:r w:rsidR="00A05FD3">
        <w:t>, the</w:t>
      </w:r>
      <w:r w:rsidR="00A76459">
        <w:t xml:space="preserve"> inventory seemed to favor Experiencing and Open-Mindedness, which is consistent with</w:t>
      </w:r>
      <w:r>
        <w:t xml:space="preserve"> Connelly and colleagues’ suggestion (2014b) and Woo et al.’s (</w:t>
      </w:r>
      <w:r w:rsidR="00894261">
        <w:t>2014) factor analy</w:t>
      </w:r>
      <w:r w:rsidR="00262957">
        <w:t>tic</w:t>
      </w:r>
      <w:r w:rsidR="00894261">
        <w:t xml:space="preserve"> findings.</w:t>
      </w:r>
      <w:r w:rsidR="00A05FD3">
        <w:t xml:space="preserve"> </w:t>
      </w:r>
      <w:r w:rsidR="0038652E">
        <w:t>Indeed</w:t>
      </w:r>
      <w:r w:rsidR="00A76459">
        <w:t xml:space="preserve">, the </w:t>
      </w:r>
      <w:del w:id="253" w:author="A P Christensen" w:date="2018-03-03T16:29:00Z">
        <w:r w:rsidR="00A76459" w:rsidDel="00825AA1">
          <w:delText>Intellect</w:delText>
        </w:r>
        <w:r w:rsidR="007A45B9" w:rsidDel="00825AA1">
          <w:delText xml:space="preserve">ual </w:delText>
        </w:r>
        <w:r w:rsidR="0028613A" w:rsidDel="00825AA1">
          <w:delText>Self-Efficacy</w:delText>
        </w:r>
      </w:del>
      <w:ins w:id="254" w:author="A P Christensen" w:date="2018-03-03T16:29:00Z">
        <w:r w:rsidR="00825AA1">
          <w:t>Self-Assessed Intelligence</w:t>
        </w:r>
      </w:ins>
      <w:r w:rsidR="007A45B9">
        <w:t xml:space="preserve"> facet</w:t>
      </w:r>
      <w:r w:rsidR="00A76459">
        <w:t xml:space="preserve"> </w:t>
      </w:r>
      <w:r w:rsidR="00262957">
        <w:t>contained</w:t>
      </w:r>
      <w:r w:rsidR="00E91F4A">
        <w:t xml:space="preserve"> </w:t>
      </w:r>
      <w:r w:rsidR="007A45B9">
        <w:t>no</w:t>
      </w:r>
      <w:r w:rsidR="00A76459">
        <w:t xml:space="preserve"> </w:t>
      </w:r>
      <w:r w:rsidR="00262957">
        <w:t>NEO items</w:t>
      </w:r>
      <w:r w:rsidR="00A76459">
        <w:t xml:space="preserve">, which should be considered when </w:t>
      </w:r>
      <w:r w:rsidR="0038652E">
        <w:t xml:space="preserve">researchers are </w:t>
      </w:r>
      <w:r w:rsidR="00A76459">
        <w:t xml:space="preserve">evaluating the NEO-PI-3 with </w:t>
      </w:r>
      <w:r w:rsidR="009C4465">
        <w:t>cognitive outcomes—that is, it’</w:t>
      </w:r>
      <w:r w:rsidR="0038652E">
        <w:t xml:space="preserve">s less likely to be related to cognitive outcomes compared to </w:t>
      </w:r>
      <w:r w:rsidR="00A76459">
        <w:t>the other inventories.</w:t>
      </w:r>
    </w:p>
    <w:p w14:paraId="39260D60" w14:textId="6FD19006" w:rsidR="00BA2909" w:rsidRDefault="00F728C4" w:rsidP="004F463C">
      <w:pPr>
        <w:widowControl w:val="0"/>
        <w:ind w:firstLine="720"/>
        <w:contextualSpacing/>
      </w:pPr>
      <w:r>
        <w:t>For t</w:t>
      </w:r>
      <w:r w:rsidR="00A05FD3">
        <w:t>he smaller inventories, the HEXACO</w:t>
      </w:r>
      <w:r w:rsidR="00206B9F">
        <w:t>-100</w:t>
      </w:r>
      <w:r w:rsidR="00A05FD3">
        <w:t xml:space="preserve"> inventory measured fewer facets (4</w:t>
      </w:r>
      <w:r>
        <w:t xml:space="preserve"> facets) </w:t>
      </w:r>
      <w:r>
        <w:lastRenderedPageBreak/>
        <w:t xml:space="preserve">than the </w:t>
      </w:r>
      <w:r w:rsidR="00A05FD3">
        <w:t>BFAS inventory (7</w:t>
      </w:r>
      <w:r>
        <w:t xml:space="preserve"> facets), </w:t>
      </w:r>
      <w:r w:rsidR="00A05FD3">
        <w:t xml:space="preserve">suggesting </w:t>
      </w:r>
      <w:r>
        <w:t xml:space="preserve">that it covers a </w:t>
      </w:r>
      <w:r w:rsidR="00A05FD3">
        <w:t>narrow</w:t>
      </w:r>
      <w:r>
        <w:t xml:space="preserve"> spectrum of </w:t>
      </w:r>
      <w:r w:rsidR="0038652E">
        <w:t>Openness to Experience</w:t>
      </w:r>
      <w:r>
        <w:t>. The H</w:t>
      </w:r>
      <w:r w:rsidR="00A05FD3">
        <w:t xml:space="preserve">EXACO inventory mainly measured </w:t>
      </w:r>
      <w:r>
        <w:t>the central facets of Openness to Exp</w:t>
      </w:r>
      <w:r w:rsidR="0038652E">
        <w:t>erience (Aesthetic Appreciation and</w:t>
      </w:r>
      <w:r>
        <w:t xml:space="preserve"> Intellectual Int</w:t>
      </w:r>
      <w:r w:rsidR="0038652E">
        <w:t>erests</w:t>
      </w:r>
      <w:r>
        <w:t xml:space="preserve">). </w:t>
      </w:r>
      <w:r w:rsidR="00BA2909">
        <w:t xml:space="preserve">Interestingly, the Unconventionality facet of the </w:t>
      </w:r>
      <w:r w:rsidR="00341418">
        <w:t>HEXACO inventory had</w:t>
      </w:r>
      <w:r w:rsidR="00BA2909">
        <w:t xml:space="preserve"> items in 3 different </w:t>
      </w:r>
      <w:ins w:id="255" w:author="A P Christensen" w:date="2018-03-07T10:41:00Z">
        <w:r w:rsidR="004B1BAD">
          <w:t xml:space="preserve">network-identified </w:t>
        </w:r>
      </w:ins>
      <w:r w:rsidR="00BA2909">
        <w:t>facets (Intellectual Interests, Diversity, and Imaginative), despite being composed of 4 items. This could explain why the Unconventionality facet had the lowest reliability across all Openness to Experience inventory</w:t>
      </w:r>
      <w:r w:rsidR="008D77F0">
        <w:t>-defined</w:t>
      </w:r>
      <w:r w:rsidR="00BA2909">
        <w:t xml:space="preserve"> facets. </w:t>
      </w:r>
      <w:r w:rsidR="008D77F0">
        <w:t xml:space="preserve">In terms of aspect coverage, the HEXACO inventory was </w:t>
      </w:r>
      <w:r w:rsidR="00341418">
        <w:t xml:space="preserve">evenly distributed between the Experiencing and Intellect </w:t>
      </w:r>
      <w:r w:rsidR="008D77F0">
        <w:t>but had only one item in the Open-Mindedness aspect, suggesting limited coverage of the broader Openness to Experience construct</w:t>
      </w:r>
      <w:r w:rsidR="00341418">
        <w:t>.</w:t>
      </w:r>
      <w:r w:rsidR="008D77F0">
        <w:t xml:space="preserve"> </w:t>
      </w:r>
    </w:p>
    <w:p w14:paraId="7E73091D" w14:textId="00D7BE65" w:rsidR="00A85A83" w:rsidRDefault="00622C11" w:rsidP="004F463C">
      <w:pPr>
        <w:widowControl w:val="0"/>
        <w:ind w:firstLine="720"/>
        <w:contextualSpacing/>
      </w:pPr>
      <w:r>
        <w:t>Similarly</w:t>
      </w:r>
      <w:r w:rsidR="007802B9">
        <w:t>, the items in the BFAS inventory were evenly distributed between the</w:t>
      </w:r>
      <w:r w:rsidR="00F728C4">
        <w:t xml:space="preserve"> Experiencing </w:t>
      </w:r>
      <w:r w:rsidR="007802B9">
        <w:t xml:space="preserve">and </w:t>
      </w:r>
      <w:r w:rsidR="00F728C4">
        <w:t xml:space="preserve">Intellect </w:t>
      </w:r>
      <w:r w:rsidR="00AC42EE">
        <w:t>aspect</w:t>
      </w:r>
      <w:r w:rsidR="007802B9">
        <w:t>s but did not have any items in the Open-Mindedness aspect.</w:t>
      </w:r>
      <w:r w:rsidR="00A43CE2">
        <w:t xml:space="preserve"> Our network revealed</w:t>
      </w:r>
      <w:r w:rsidR="00F728C4">
        <w:t xml:space="preserve"> that the BFAS’s Intellect </w:t>
      </w:r>
      <w:r w:rsidR="00E27169">
        <w:t xml:space="preserve">aspect </w:t>
      </w:r>
      <w:r w:rsidR="00F728C4">
        <w:t>primarily</w:t>
      </w:r>
      <w:r w:rsidR="00562F85">
        <w:t xml:space="preserve"> covered the</w:t>
      </w:r>
      <w:r w:rsidR="00F728C4">
        <w:t xml:space="preserve"> </w:t>
      </w:r>
      <w:del w:id="256" w:author="A P Christensen" w:date="2018-03-03T16:29:00Z">
        <w:r w:rsidR="00C85BB4" w:rsidDel="00825AA1">
          <w:delText>Intellectual Self-Efficacy</w:delText>
        </w:r>
      </w:del>
      <w:ins w:id="257" w:author="A P Christensen" w:date="2018-03-03T16:29:00Z">
        <w:r w:rsidR="00825AA1">
          <w:t>Self-Assessed Intelligence</w:t>
        </w:r>
      </w:ins>
      <w:r w:rsidR="00562F85">
        <w:t xml:space="preserve"> facet</w:t>
      </w:r>
      <w:r w:rsidR="007802B9">
        <w:t>, which had the lowest correlations (</w:t>
      </w:r>
      <w:r w:rsidR="007802B9">
        <w:rPr>
          <w:i/>
        </w:rPr>
        <w:t>r</w:t>
      </w:r>
      <w:r w:rsidR="007802B9">
        <w:t>’s from .15 to .44) with the Experiencing aspect’s facets.</w:t>
      </w:r>
      <w:r w:rsidR="00780E57">
        <w:t xml:space="preserve"> This finding could ex</w:t>
      </w:r>
      <w:r w:rsidR="004F10DC">
        <w:t>plain why there tend</w:t>
      </w:r>
      <w:r w:rsidR="0098108B">
        <w:t>s</w:t>
      </w:r>
      <w:r w:rsidR="004F10DC">
        <w:t xml:space="preserve"> to be</w:t>
      </w:r>
      <w:r w:rsidR="00F728C4">
        <w:t xml:space="preserve"> </w:t>
      </w:r>
      <w:r w:rsidR="007802B9">
        <w:t xml:space="preserve">only </w:t>
      </w:r>
      <w:r w:rsidR="00F728C4">
        <w:t>moderate correlations between</w:t>
      </w:r>
      <w:r w:rsidR="009C4465">
        <w:t xml:space="preserve"> its Openness</w:t>
      </w:r>
      <w:r w:rsidR="004547CA">
        <w:t xml:space="preserve"> and Intellect</w:t>
      </w:r>
      <w:r w:rsidR="009C4465">
        <w:t xml:space="preserve"> aspects</w:t>
      </w:r>
      <w:r w:rsidR="004547CA">
        <w:t xml:space="preserve"> (</w:t>
      </w:r>
      <w:r w:rsidR="00F728C4">
        <w:rPr>
          <w:i/>
        </w:rPr>
        <w:t>r</w:t>
      </w:r>
      <w:r w:rsidR="00F728C4">
        <w:t xml:space="preserve">’s </w:t>
      </w:r>
      <w:r w:rsidR="004547CA">
        <w:t xml:space="preserve">usually between .30 </w:t>
      </w:r>
      <w:r w:rsidR="0011061A">
        <w:t xml:space="preserve">and </w:t>
      </w:r>
      <w:r w:rsidR="00F728C4">
        <w:t>.40</w:t>
      </w:r>
      <w:r w:rsidR="007802B9">
        <w:t xml:space="preserve">). </w:t>
      </w:r>
      <w:r w:rsidR="00A43CE2">
        <w:t>Thus,</w:t>
      </w:r>
      <w:r w:rsidR="0011061A">
        <w:t xml:space="preserve"> we</w:t>
      </w:r>
      <w:r w:rsidR="00A43CE2">
        <w:t xml:space="preserve"> expect </w:t>
      </w:r>
      <w:r w:rsidR="0011061A">
        <w:t xml:space="preserve">that the </w:t>
      </w:r>
      <w:r w:rsidR="00A43CE2">
        <w:t>Experiencing and Intellect</w:t>
      </w:r>
      <w:r w:rsidR="0011061A">
        <w:t xml:space="preserve"> aspects </w:t>
      </w:r>
      <w:r w:rsidR="00A43CE2">
        <w:t>in other inventories</w:t>
      </w:r>
      <w:r w:rsidR="009C4465">
        <w:t xml:space="preserve"> would have stronger relations. </w:t>
      </w:r>
      <w:r w:rsidR="00562F85">
        <w:t>Furthermore</w:t>
      </w:r>
      <w:r w:rsidR="0098108B">
        <w:t>, our</w:t>
      </w:r>
      <w:r w:rsidR="00F728C4">
        <w:t xml:space="preserve"> result</w:t>
      </w:r>
      <w:r w:rsidR="0098108B">
        <w:t>s</w:t>
      </w:r>
      <w:r w:rsidR="00F728C4">
        <w:t xml:space="preserve"> </w:t>
      </w:r>
      <w:r w:rsidR="004F10DC">
        <w:t>could</w:t>
      </w:r>
      <w:r w:rsidR="00BA2909">
        <w:t xml:space="preserve"> account for</w:t>
      </w:r>
      <w:r w:rsidR="007802B9">
        <w:t xml:space="preserve"> why the </w:t>
      </w:r>
      <w:r w:rsidR="00F728C4">
        <w:t>NEO</w:t>
      </w:r>
      <w:r w:rsidR="00AC42EE">
        <w:t>-PI-3</w:t>
      </w:r>
      <w:r w:rsidR="00F728C4">
        <w:t xml:space="preserve"> inventory has relatively weak </w:t>
      </w:r>
      <w:r w:rsidR="00BA2909">
        <w:t xml:space="preserve">(positive and negative) </w:t>
      </w:r>
      <w:r w:rsidR="00F728C4">
        <w:t xml:space="preserve">findings with working memory </w:t>
      </w:r>
      <w:r w:rsidR="00AC42EE">
        <w:t xml:space="preserve">whereas </w:t>
      </w:r>
      <w:r w:rsidR="00BA2909">
        <w:t>the BFAS inventory finds consistent moderately positive associations (DeYoun</w:t>
      </w:r>
      <w:r w:rsidR="005C1A7C">
        <w:t>g et al., 2009; Kaufman</w:t>
      </w:r>
      <w:r w:rsidR="0020552E">
        <w:t xml:space="preserve"> et al., 2010</w:t>
      </w:r>
      <w:r w:rsidR="00BA2909">
        <w:t>; Smeekens et al., 2016).</w:t>
      </w:r>
      <w:r w:rsidR="0011061A">
        <w:t xml:space="preserve"> Because the NEO-PI-3 lacks coverage of the</w:t>
      </w:r>
      <w:r w:rsidR="0098108B">
        <w:t xml:space="preserve"> </w:t>
      </w:r>
      <w:del w:id="258" w:author="A P Christensen" w:date="2018-03-03T16:29:00Z">
        <w:r w:rsidR="00C85BB4" w:rsidDel="00825AA1">
          <w:delText>Intellectual Self-Efficacy</w:delText>
        </w:r>
      </w:del>
      <w:ins w:id="259" w:author="A P Christensen" w:date="2018-03-03T16:29:00Z">
        <w:r w:rsidR="00825AA1">
          <w:t>Self-Assessed Intelligence</w:t>
        </w:r>
      </w:ins>
      <w:r w:rsidR="0098108B">
        <w:t xml:space="preserve"> facet and BFAS</w:t>
      </w:r>
      <w:r w:rsidR="008C4852">
        <w:t xml:space="preserve"> </w:t>
      </w:r>
      <w:r w:rsidR="0098108B">
        <w:t xml:space="preserve">Intellect is mainly </w:t>
      </w:r>
      <w:del w:id="260" w:author="A P Christensen" w:date="2018-03-03T16:29:00Z">
        <w:r w:rsidR="00C85BB4" w:rsidDel="00825AA1">
          <w:delText>Intellectual Self-Efficacy</w:delText>
        </w:r>
      </w:del>
      <w:ins w:id="261" w:author="A P Christensen" w:date="2018-03-03T16:29:00Z">
        <w:r w:rsidR="00825AA1">
          <w:t>Self-Assessed Intelligence</w:t>
        </w:r>
      </w:ins>
      <w:r w:rsidR="0098108B">
        <w:t>, it’s likely that</w:t>
      </w:r>
      <w:r w:rsidR="00585615">
        <w:t xml:space="preserve"> relationships with</w:t>
      </w:r>
      <w:r w:rsidR="0098108B">
        <w:t xml:space="preserve"> cognitive attributes will </w:t>
      </w:r>
      <w:r w:rsidR="00585615">
        <w:t>vary depending on which scale is used</w:t>
      </w:r>
      <w:r w:rsidR="007802B9">
        <w:t>.</w:t>
      </w:r>
      <w:r w:rsidR="0011061A">
        <w:t xml:space="preserve"> In general, the BFAS </w:t>
      </w:r>
      <w:r w:rsidR="0038652E">
        <w:t>covers</w:t>
      </w:r>
      <w:r w:rsidR="0011061A">
        <w:t xml:space="preserve"> </w:t>
      </w:r>
      <w:r w:rsidR="0011061A">
        <w:lastRenderedPageBreak/>
        <w:t>both</w:t>
      </w:r>
      <w:r w:rsidR="0038652E">
        <w:t xml:space="preserve"> the Experiencing and Intellect aspects but tends to favor</w:t>
      </w:r>
      <w:r w:rsidR="00A43CE2">
        <w:t xml:space="preserve"> </w:t>
      </w:r>
      <w:r w:rsidR="00485386">
        <w:t xml:space="preserve">the </w:t>
      </w:r>
      <w:r w:rsidR="00A43CE2">
        <w:t>specific facets of</w:t>
      </w:r>
      <w:r w:rsidR="0038652E">
        <w:t xml:space="preserve"> Aesthetic Appreciation and </w:t>
      </w:r>
      <w:del w:id="262" w:author="A P Christensen" w:date="2018-03-03T16:29:00Z">
        <w:r w:rsidR="00C85BB4" w:rsidDel="00825AA1">
          <w:delText>Intellectual Self-Efficacy</w:delText>
        </w:r>
      </w:del>
      <w:ins w:id="263" w:author="A P Christensen" w:date="2018-03-03T16:29:00Z">
        <w:r w:rsidR="00825AA1">
          <w:t>Self-Assessed Intelligence</w:t>
        </w:r>
      </w:ins>
      <w:r w:rsidR="0038652E">
        <w:t>, respectively</w:t>
      </w:r>
      <w:r w:rsidR="00A43CE2">
        <w:t>.</w:t>
      </w:r>
    </w:p>
    <w:p w14:paraId="0643AE74" w14:textId="6FAFCB4E" w:rsidR="00A43CE2" w:rsidRDefault="007F2017" w:rsidP="004F463C">
      <w:pPr>
        <w:widowControl w:val="0"/>
        <w:contextualSpacing/>
      </w:pPr>
      <w:r>
        <w:tab/>
        <w:t>In summary of the larger two inventories, researchers interested in measuring the most comprehensive coverage of Openness to Experience should consider using Woo et al.’s inventory. The NEO-PI-3, when contrasted to Woo et al.’s scale, appears to measure conceptually distinct regions of the Openness to Experience construct.</w:t>
      </w:r>
      <w:r w:rsidR="00B86F99">
        <w:t xml:space="preserve"> This contrast seems to suggest that the Woo et al.’s </w:t>
      </w:r>
      <w:r w:rsidR="0099103F">
        <w:t xml:space="preserve">inventory has the </w:t>
      </w:r>
      <w:r w:rsidR="00B86F99">
        <w:t>broad</w:t>
      </w:r>
      <w:r w:rsidR="0099103F">
        <w:t>est</w:t>
      </w:r>
      <w:r w:rsidR="00B86F99">
        <w:t xml:space="preserve"> coverage of the Openness to Experience network is not simply because it has </w:t>
      </w:r>
      <w:r w:rsidR="004855C9">
        <w:t>the most items (the NEO-PI-3 has</w:t>
      </w:r>
      <w:r w:rsidR="00B86F99">
        <w:t xml:space="preserve"> only 6 fewer items) but because it has a greater diversity of items </w:t>
      </w:r>
      <w:bookmarkStart w:id="264" w:name="_Hlk505944818"/>
      <w:r w:rsidR="004E0B27">
        <w:t xml:space="preserve">that </w:t>
      </w:r>
      <w:r w:rsidR="00F32229">
        <w:t xml:space="preserve">were </w:t>
      </w:r>
      <w:r w:rsidR="004E0B27">
        <w:t xml:space="preserve">also related to </w:t>
      </w:r>
      <w:r w:rsidR="00F32229">
        <w:t xml:space="preserve">items in </w:t>
      </w:r>
      <w:r w:rsidR="004E0B27">
        <w:t>the other inventories included in our study</w:t>
      </w:r>
      <w:bookmarkEnd w:id="264"/>
      <w:r w:rsidR="00B86F99">
        <w:t>.</w:t>
      </w:r>
      <w:r>
        <w:t xml:space="preserve"> The smaller</w:t>
      </w:r>
      <w:r w:rsidR="00562F85">
        <w:t xml:space="preserve"> inven</w:t>
      </w:r>
      <w:r w:rsidR="00BF7BC1">
        <w:t xml:space="preserve">tories covered the Experiencing </w:t>
      </w:r>
      <w:r w:rsidR="00EE474C">
        <w:t xml:space="preserve">and Intellect </w:t>
      </w:r>
      <w:r w:rsidR="00BF7BC1">
        <w:t>aspect</w:t>
      </w:r>
      <w:r w:rsidR="00EE474C">
        <w:t>s</w:t>
      </w:r>
      <w:r w:rsidR="00BF7BC1">
        <w:t xml:space="preserve"> </w:t>
      </w:r>
      <w:r w:rsidR="00562F85">
        <w:t>adequately but neither covered the Open-Mindedness aspect</w:t>
      </w:r>
      <w:r w:rsidR="00BF7BC1">
        <w:t xml:space="preserve">. Moreover, the Intellect aspect of the BFAS seemed to strongly favor </w:t>
      </w:r>
      <w:r w:rsidR="00517606">
        <w:t xml:space="preserve">the </w:t>
      </w:r>
      <w:del w:id="265" w:author="A P Christensen" w:date="2018-03-03T16:29:00Z">
        <w:r w:rsidR="00C85BB4" w:rsidDel="00825AA1">
          <w:delText>Intellectual Self-Efficacy</w:delText>
        </w:r>
      </w:del>
      <w:ins w:id="266" w:author="A P Christensen" w:date="2018-03-03T16:29:00Z">
        <w:r w:rsidR="00825AA1">
          <w:t>Self-Assessed Intelligence</w:t>
        </w:r>
      </w:ins>
      <w:r w:rsidR="00BF7BC1">
        <w:t xml:space="preserve"> facet </w:t>
      </w:r>
      <w:r>
        <w:t xml:space="preserve">while </w:t>
      </w:r>
      <w:r w:rsidR="00BF7BC1">
        <w:t>the H</w:t>
      </w:r>
      <w:r w:rsidR="004F463C">
        <w:t xml:space="preserve">EXACO inventory only covered </w:t>
      </w:r>
      <w:r w:rsidR="00517606">
        <w:t xml:space="preserve">the </w:t>
      </w:r>
      <w:r w:rsidR="004F463C">
        <w:t>Intellectual Interests</w:t>
      </w:r>
      <w:r w:rsidR="00BF7BC1">
        <w:t xml:space="preserve"> </w:t>
      </w:r>
      <w:r>
        <w:t xml:space="preserve">facet. </w:t>
      </w:r>
      <w:r w:rsidR="00BF7BC1">
        <w:t xml:space="preserve">These findings suggest that researchers should take consideration in which </w:t>
      </w:r>
      <w:r w:rsidR="00EE474C">
        <w:t>inventories they</w:t>
      </w:r>
      <w:r w:rsidR="00A43CE2">
        <w:t xml:space="preserve"> use</w:t>
      </w:r>
      <w:r w:rsidR="00EE474C">
        <w:t xml:space="preserve"> because it </w:t>
      </w:r>
      <w:r w:rsidR="00BF7BC1">
        <w:t>could affect how Openness to Experience relates to other outcomes.</w:t>
      </w:r>
    </w:p>
    <w:p w14:paraId="1759AD06" w14:textId="23CAE0A5" w:rsidR="00DC6578" w:rsidDel="00B2279D" w:rsidRDefault="00E3559B" w:rsidP="004F463C">
      <w:pPr>
        <w:keepNext/>
        <w:widowControl w:val="0"/>
        <w:contextualSpacing/>
        <w:rPr>
          <w:del w:id="267" w:author="A P Christensen" w:date="2018-03-04T09:49:00Z"/>
          <w:b/>
        </w:rPr>
      </w:pPr>
      <w:del w:id="268" w:author="A P Christensen" w:date="2018-03-04T09:49:00Z">
        <w:r w:rsidDel="00B2279D">
          <w:rPr>
            <w:b/>
          </w:rPr>
          <w:delText>Where Do We Go From H</w:delText>
        </w:r>
        <w:r w:rsidR="00DC6578" w:rsidDel="00B2279D">
          <w:rPr>
            <w:b/>
          </w:rPr>
          <w:delText>ere?</w:delText>
        </w:r>
      </w:del>
    </w:p>
    <w:p w14:paraId="646EBD10" w14:textId="60EA8AF2" w:rsidR="006A0B88" w:rsidDel="00B2279D" w:rsidRDefault="00BF65A1" w:rsidP="004F463C">
      <w:pPr>
        <w:widowControl w:val="0"/>
        <w:contextualSpacing/>
        <w:rPr>
          <w:del w:id="269" w:author="A P Christensen" w:date="2018-03-04T09:49:00Z"/>
        </w:rPr>
      </w:pPr>
      <w:del w:id="270" w:author="A P Christensen" w:date="2018-03-04T09:49:00Z">
        <w:r w:rsidDel="00B2279D">
          <w:rPr>
            <w:b/>
          </w:rPr>
          <w:tab/>
        </w:r>
        <w:r w:rsidR="00E71E38" w:rsidDel="00B2279D">
          <w:delText xml:space="preserve">Openness to Experience is a broad, complex trait that is difficult to pin down. As demonstrated by the present research, </w:delText>
        </w:r>
        <w:r w:rsidR="008C4852" w:rsidDel="00B2279D">
          <w:delText xml:space="preserve">prominent </w:delText>
        </w:r>
        <w:r w:rsidR="00E71E38" w:rsidDel="00B2279D">
          <w:delText>personality inventories</w:delText>
        </w:r>
        <w:r w:rsidR="00407F65" w:rsidDel="00B2279D">
          <w:delText xml:space="preserve">, while generally agreeing on the higher-order aspects of Experiencing and Intellect, inconsistently assess a variety of fine-grained facets. </w:delText>
        </w:r>
        <w:r w:rsidR="006A0B88" w:rsidDel="00B2279D">
          <w:delText xml:space="preserve">The most </w:delText>
        </w:r>
        <w:r w:rsidR="00A32D22" w:rsidDel="00B2279D">
          <w:delText xml:space="preserve">immediate implication of the present research is that </w:delText>
        </w:r>
        <w:r w:rsidR="00174609" w:rsidDel="00B2279D">
          <w:delText xml:space="preserve">researchers may not be measuring the Openness to Experience they believe they are measuring. </w:delText>
        </w:r>
        <w:r w:rsidR="00473FA4" w:rsidDel="00B2279D">
          <w:delText>Each invent</w:delText>
        </w:r>
        <w:r w:rsidR="009C4465" w:rsidDel="00B2279D">
          <w:delText>ory examined here demonstrated</w:delText>
        </w:r>
        <w:r w:rsidR="00473FA4" w:rsidDel="00B2279D">
          <w:delText xml:space="preserve"> different</w:delText>
        </w:r>
        <w:r w:rsidR="009C4465" w:rsidDel="00B2279D">
          <w:delText>ial</w:delText>
        </w:r>
        <w:r w:rsidR="00473FA4" w:rsidDel="00B2279D">
          <w:delText xml:space="preserve"> coverage of the trait and its two aspects. </w:delText>
        </w:r>
        <w:r w:rsidR="00B571DB" w:rsidDel="00B2279D">
          <w:delText>Moreover, we suggest a third aspect</w:delText>
        </w:r>
        <w:r w:rsidR="00485386" w:rsidDel="00B2279D">
          <w:delText>—</w:delText>
        </w:r>
        <w:r w:rsidR="00B571DB" w:rsidDel="00B2279D">
          <w:delText>Open-Mindedness</w:delText>
        </w:r>
        <w:r w:rsidR="00485386" w:rsidDel="00B2279D">
          <w:delText>—</w:delText>
        </w:r>
        <w:r w:rsidR="00B571DB" w:rsidDel="00B2279D">
          <w:delText>also exists in Openness to Experience’s taxonomy</w:delText>
        </w:r>
        <w:r w:rsidR="00485386" w:rsidDel="00B2279D">
          <w:delText xml:space="preserve"> and </w:delText>
        </w:r>
        <w:r w:rsidR="00B571DB" w:rsidDel="00B2279D">
          <w:delText>should be considered in the development of future Openness to Experience inventories. Overall, this means</w:delText>
        </w:r>
        <w:r w:rsidR="00473FA4" w:rsidDel="00B2279D">
          <w:delText xml:space="preserve"> that researchers should carefully consider their outcome measures and select the inventory or inventories that best assess the facets that are of greatest theoretical interest.</w:delText>
        </w:r>
      </w:del>
    </w:p>
    <w:p w14:paraId="6A919984" w14:textId="158E74E1" w:rsidR="00F31050" w:rsidDel="00B2279D" w:rsidRDefault="00AC42EE" w:rsidP="004F463C">
      <w:pPr>
        <w:widowControl w:val="0"/>
        <w:ind w:firstLine="720"/>
        <w:contextualSpacing/>
        <w:rPr>
          <w:del w:id="271" w:author="A P Christensen" w:date="2018-03-04T09:49:00Z"/>
        </w:rPr>
      </w:pPr>
      <w:bookmarkStart w:id="272" w:name="_Hlk505882337"/>
      <w:bookmarkStart w:id="273" w:name="_Hlk505937287"/>
      <w:del w:id="274" w:author="A P Christensen" w:date="2018-03-04T09:49:00Z">
        <w:r w:rsidDel="00B2279D">
          <w:delText>F</w:delText>
        </w:r>
        <w:r w:rsidR="00BF65A1" w:rsidDel="00B2279D">
          <w:delText xml:space="preserve">uture work should </w:delText>
        </w:r>
        <w:r w:rsidR="00C655C8" w:rsidDel="00B2279D">
          <w:delText>broaden</w:delText>
        </w:r>
        <w:r w:rsidR="00BF65A1" w:rsidDel="00B2279D">
          <w:delText xml:space="preserve"> the network to include more inventor</w:delText>
        </w:r>
        <w:r w:rsidR="00A43CE2" w:rsidDel="00B2279D">
          <w:delText xml:space="preserve">ies of Openness to Experience </w:delText>
        </w:r>
        <w:r w:rsidR="004F463C" w:rsidDel="00B2279D">
          <w:delText>to</w:delText>
        </w:r>
        <w:r w:rsidR="00BF65A1" w:rsidDel="00B2279D">
          <w:delText xml:space="preserve"> </w:delText>
        </w:r>
        <w:r w:rsidR="00EE474C" w:rsidDel="00B2279D">
          <w:delText>replicate our</w:delText>
        </w:r>
        <w:r w:rsidR="00407F65" w:rsidDel="00B2279D">
          <w:delText xml:space="preserve"> </w:delText>
        </w:r>
        <w:r w:rsidR="00A43CE2" w:rsidDel="00B2279D">
          <w:delText xml:space="preserve">aspect and facet findings in </w:delText>
        </w:r>
        <w:r w:rsidR="00B571DB" w:rsidDel="00B2279D">
          <w:delText xml:space="preserve">the </w:delText>
        </w:r>
        <w:r w:rsidR="00407F65" w:rsidDel="00B2279D">
          <w:delText>current network</w:delText>
        </w:r>
        <w:r w:rsidR="00B571DB" w:rsidDel="00B2279D">
          <w:delText xml:space="preserve"> but also to</w:delText>
        </w:r>
        <w:r w:rsidR="00BF65A1" w:rsidDel="00B2279D">
          <w:delText xml:space="preserve"> </w:delText>
        </w:r>
        <w:r w:rsidR="00407F65" w:rsidDel="00B2279D">
          <w:delText xml:space="preserve">determine </w:delText>
        </w:r>
        <w:r w:rsidR="00BF65A1" w:rsidDel="00B2279D">
          <w:delText xml:space="preserve">whether any additional </w:delText>
        </w:r>
        <w:r w:rsidR="00B571DB" w:rsidDel="00B2279D">
          <w:delText xml:space="preserve">aspects or </w:delText>
        </w:r>
        <w:r w:rsidR="00BF65A1" w:rsidDel="00B2279D">
          <w:delText>facets sho</w:delText>
        </w:r>
        <w:r w:rsidR="00A53003" w:rsidDel="00B2279D">
          <w:delText>uld be included.</w:delText>
        </w:r>
        <w:r w:rsidR="00A33E9E" w:rsidDel="00B2279D">
          <w:delText xml:space="preserve"> </w:delText>
        </w:r>
        <w:bookmarkEnd w:id="272"/>
        <w:r w:rsidR="00AE03AC" w:rsidRPr="00541901" w:rsidDel="00B2279D">
          <w:delText>With this consideration, networks</w:delText>
        </w:r>
        <w:r w:rsidR="00517606" w:rsidRPr="00541901" w:rsidDel="00B2279D">
          <w:delText xml:space="preserve"> reflect</w:delText>
        </w:r>
        <w:r w:rsidR="00AE03AC" w:rsidRPr="00541901" w:rsidDel="00B2279D">
          <w:delText xml:space="preserve"> of their inputs—that is, the network is</w:delText>
        </w:r>
        <w:r w:rsidR="00517606" w:rsidRPr="00541901" w:rsidDel="00B2279D">
          <w:delText xml:space="preserve"> constrained by</w:delText>
        </w:r>
        <w:r w:rsidR="00AE03AC" w:rsidRPr="00541901" w:rsidDel="00B2279D">
          <w:delText xml:space="preserve"> what the researcher puts into it. Our network, for example, is limited to the elements within these inventories, and may not reflect all </w:delText>
        </w:r>
        <w:r w:rsidR="00517606" w:rsidRPr="00541901" w:rsidDel="00B2279D">
          <w:delText>possible facets</w:delText>
        </w:r>
        <w:r w:rsidR="00AE03AC" w:rsidRPr="00541901" w:rsidDel="00B2279D">
          <w:delText xml:space="preserve">. </w:delText>
        </w:r>
        <w:bookmarkStart w:id="275" w:name="_Hlk505937205"/>
        <w:r w:rsidR="00AE03AC" w:rsidRPr="00541901" w:rsidDel="00B2279D">
          <w:delText xml:space="preserve">Subject matter experts may disagree with some of the facets (e.g., </w:delText>
        </w:r>
      </w:del>
      <w:del w:id="276" w:author="A P Christensen" w:date="2018-03-03T16:29:00Z">
        <w:r w:rsidR="00C85BB4" w:rsidRPr="00541901" w:rsidDel="00825AA1">
          <w:delText>Intellectual Self-Efficacy</w:delText>
        </w:r>
      </w:del>
      <w:del w:id="277" w:author="A P Christensen" w:date="2018-03-04T09:49:00Z">
        <w:r w:rsidR="00AE03AC" w:rsidRPr="00541901" w:rsidDel="00B2279D">
          <w:delText xml:space="preserve">), while others may disagree with how the content aligns within each facet (e.g., </w:delText>
        </w:r>
        <w:r w:rsidR="00F32229" w:rsidRPr="00541901" w:rsidDel="00B2279D">
          <w:delText>Intellectual Curiosity</w:delText>
        </w:r>
        <w:r w:rsidR="00AE03AC" w:rsidRPr="00541901" w:rsidDel="00B2279D">
          <w:delText xml:space="preserve"> and Intellectual Interests). </w:delText>
        </w:r>
        <w:bookmarkEnd w:id="275"/>
        <w:r w:rsidR="00AE03AC" w:rsidRPr="00541901" w:rsidDel="00B2279D">
          <w:delText>Adding additional inventories will ultimately alter the structure of the network but may clarify, add, or reduce the number of facets identified in this study.</w:delText>
        </w:r>
        <w:r w:rsidR="000D5905" w:rsidRPr="00541901" w:rsidDel="00B2279D">
          <w:delText xml:space="preserve"> </w:delText>
        </w:r>
        <w:bookmarkEnd w:id="273"/>
        <w:r w:rsidR="00B571DB" w:rsidDel="00B2279D">
          <w:delText>Additional work that moves</w:delText>
        </w:r>
        <w:r w:rsidR="00FB5B1F" w:rsidDel="00B2279D">
          <w:delText xml:space="preserve"> beyo</w:delText>
        </w:r>
        <w:r w:rsidR="00B571DB" w:rsidDel="00B2279D">
          <w:delText>nd pre-existing inventories may</w:delText>
        </w:r>
        <w:r w:rsidR="00FB5B1F" w:rsidDel="00B2279D">
          <w:delText xml:space="preserve"> </w:delText>
        </w:r>
        <w:r w:rsidR="009E391E" w:rsidDel="00B2279D">
          <w:delText xml:space="preserve">also </w:delText>
        </w:r>
        <w:r w:rsidR="00FB5B1F" w:rsidDel="00B2279D">
          <w:delText xml:space="preserve">aid in the formation of new </w:delText>
        </w:r>
        <w:r w:rsidR="00B571DB" w:rsidDel="00B2279D">
          <w:delText xml:space="preserve">developments and </w:delText>
        </w:r>
        <w:r w:rsidR="00FB5B1F" w:rsidDel="00B2279D">
          <w:delText>conceptualizations (DeYoung et al., 2012).</w:delText>
        </w:r>
        <w:r w:rsidR="00A53003" w:rsidDel="00B2279D">
          <w:delText xml:space="preserve"> </w:delText>
        </w:r>
        <w:r w:rsidR="00B571DB" w:rsidDel="00B2279D">
          <w:delText>For example</w:delText>
        </w:r>
        <w:r w:rsidR="00407F65" w:rsidDel="00B2279D">
          <w:delText>,</w:delText>
        </w:r>
        <w:r w:rsidR="00096473" w:rsidDel="00B2279D">
          <w:delText xml:space="preserve"> includ</w:delText>
        </w:r>
        <w:r w:rsidR="00407F65" w:rsidDel="00B2279D">
          <w:delText>ing</w:delText>
        </w:r>
        <w:r w:rsidR="00096473" w:rsidDel="00B2279D">
          <w:delText xml:space="preserve"> outcome measures in the network</w:delText>
        </w:r>
        <w:r w:rsidR="008C4852" w:rsidDel="00B2279D">
          <w:delText>—</w:delText>
        </w:r>
        <w:r w:rsidR="00096473" w:rsidDel="00B2279D">
          <w:delText>such as apophenia and intelligence</w:delText>
        </w:r>
        <w:r w:rsidR="008C4852" w:rsidDel="00B2279D">
          <w:delText>,</w:delText>
        </w:r>
        <w:r w:rsidR="00096473" w:rsidDel="00B2279D">
          <w:delText xml:space="preserve"> as DeYoung and colleagues (2012) </w:delText>
        </w:r>
        <w:r w:rsidR="00F31050" w:rsidDel="00B2279D">
          <w:delText>have suggested</w:delText>
        </w:r>
        <w:r w:rsidR="008C4852" w:rsidDel="00B2279D">
          <w:delText>—m</w:delText>
        </w:r>
        <w:r w:rsidR="00407F65" w:rsidDel="00B2279D">
          <w:delText>ay further clarify the structure of lower-order facets</w:delText>
        </w:r>
        <w:r w:rsidR="00B571DB" w:rsidDel="00B2279D">
          <w:delText xml:space="preserve">. </w:delText>
        </w:r>
        <w:r w:rsidR="00B736DB" w:rsidDel="00B2279D">
          <w:delText xml:space="preserve">Costantini and Perugini (2016) have already embraced this approach by constructing a network of Conscientiousness and related outcome variables. Although </w:delText>
        </w:r>
        <w:r w:rsidR="00C655C8" w:rsidDel="00B2279D">
          <w:delText>they</w:delText>
        </w:r>
        <w:r w:rsidR="009E391E" w:rsidDel="00B2279D">
          <w:delText xml:space="preserve"> used</w:delText>
        </w:r>
        <w:r w:rsidR="00517606" w:rsidDel="00B2279D">
          <w:delText xml:space="preserve"> only</w:delText>
        </w:r>
        <w:r w:rsidR="00064768" w:rsidDel="00B2279D">
          <w:delText xml:space="preserve"> </w:delText>
        </w:r>
        <w:r w:rsidR="00B736DB" w:rsidDel="00B2279D">
          <w:delText xml:space="preserve">self-report measures, their findings </w:delText>
        </w:r>
        <w:r w:rsidR="00335078" w:rsidDel="00B2279D">
          <w:delText xml:space="preserve">have </w:delText>
        </w:r>
        <w:r w:rsidR="00B736DB" w:rsidDel="00B2279D">
          <w:delText>enhance</w:delText>
        </w:r>
        <w:r w:rsidR="00335078" w:rsidDel="00B2279D">
          <w:delText>d the</w:delText>
        </w:r>
        <w:r w:rsidR="00B736DB" w:rsidDel="00B2279D">
          <w:delText xml:space="preserve"> understanding of the Conscientiousness trait continuum.</w:delText>
        </w:r>
        <w:r w:rsidR="00F31050" w:rsidDel="00B2279D">
          <w:delText xml:space="preserve"> </w:delText>
        </w:r>
      </w:del>
    </w:p>
    <w:p w14:paraId="441C73B1" w14:textId="544A410C" w:rsidR="002F2ACA" w:rsidDel="00B2279D" w:rsidRDefault="00096473" w:rsidP="00B76163">
      <w:pPr>
        <w:widowControl w:val="0"/>
        <w:ind w:firstLine="720"/>
        <w:contextualSpacing/>
        <w:rPr>
          <w:del w:id="278" w:author="A P Christensen" w:date="2018-03-04T09:49:00Z"/>
        </w:rPr>
      </w:pPr>
      <w:bookmarkStart w:id="279" w:name="_Hlk505935226"/>
      <w:del w:id="280" w:author="A P Christensen" w:date="2018-03-04T09:49:00Z">
        <w:r w:rsidDel="00B2279D">
          <w:delText xml:space="preserve">Another </w:delText>
        </w:r>
        <w:r w:rsidR="00335078" w:rsidDel="00B2279D">
          <w:delText>avenue</w:delText>
        </w:r>
        <w:r w:rsidDel="00B2279D">
          <w:delText xml:space="preserve"> would be to broaden the </w:delText>
        </w:r>
        <w:r w:rsidR="00A406C5" w:rsidDel="00B2279D">
          <w:delText xml:space="preserve">content of the </w:delText>
        </w:r>
        <w:r w:rsidDel="00B2279D">
          <w:delText>item</w:delText>
        </w:r>
        <w:r w:rsidR="00FB5B1F" w:rsidDel="00B2279D">
          <w:delText>s</w:delText>
        </w:r>
        <w:r w:rsidDel="00B2279D">
          <w:delText xml:space="preserve"> within the facets that are at the core of Openness to Experience (e.g., Intellectual Interest, Aesth</w:delText>
        </w:r>
        <w:r w:rsidR="007E0EAC" w:rsidDel="00B2279D">
          <w:delText>etic Appreciation, Imaginative,</w:delText>
        </w:r>
        <w:r w:rsidR="00E3559B" w:rsidDel="00B2279D">
          <w:delText xml:space="preserve"> </w:delText>
        </w:r>
        <w:r w:rsidDel="00B2279D">
          <w:delText xml:space="preserve">and </w:delText>
        </w:r>
        <w:r w:rsidR="00F32229" w:rsidDel="00B2279D">
          <w:delText>Intellectual Curiosity</w:delText>
        </w:r>
        <w:r w:rsidDel="00B2279D">
          <w:delText xml:space="preserve">). </w:delText>
        </w:r>
        <w:r w:rsidR="002F2ACA" w:rsidDel="00B2279D">
          <w:delText>In an inspection of the Intellectual Interests facet, for instance, there is a large redundancy of items related to philosophy. It’s obvious that Intellectual Interests should be much broader than p</w:delText>
        </w:r>
        <w:r w:rsidR="00A406C5" w:rsidDel="00B2279D">
          <w:delText xml:space="preserve">hilosophical interests and that the </w:delText>
        </w:r>
        <w:r w:rsidR="002F2ACA" w:rsidDel="00B2279D">
          <w:delText xml:space="preserve">inventories </w:delText>
        </w:r>
        <w:r w:rsidR="00A406C5" w:rsidDel="00B2279D">
          <w:delText xml:space="preserve">investigated in this study </w:delText>
        </w:r>
        <w:r w:rsidR="002F2ACA" w:rsidDel="00B2279D">
          <w:delText xml:space="preserve">severely limit the breadth of this facet. </w:delText>
        </w:r>
        <w:r w:rsidR="004A291A" w:rsidDel="00B2279D">
          <w:delText xml:space="preserve">Mussel </w:delText>
        </w:r>
        <w:r w:rsidR="00335078" w:rsidDel="00B2279D">
          <w:delText>(</w:delText>
        </w:r>
        <w:r w:rsidR="004A291A" w:rsidDel="00B2279D">
          <w:delText>2013</w:delText>
        </w:r>
        <w:r w:rsidR="00B571DB" w:rsidDel="00B2279D">
          <w:delText xml:space="preserve">), for instance, </w:delText>
        </w:r>
        <w:r w:rsidR="00335078" w:rsidDel="00B2279D">
          <w:delText>has already taken</w:delText>
        </w:r>
        <w:r w:rsidR="00B571DB" w:rsidDel="00B2279D">
          <w:delText xml:space="preserve"> a</w:delText>
        </w:r>
        <w:r w:rsidR="00335078" w:rsidDel="00B2279D">
          <w:delText xml:space="preserve"> step </w:delText>
        </w:r>
        <w:r w:rsidR="00B571DB" w:rsidDel="00B2279D">
          <w:delText xml:space="preserve">in this direction </w:delText>
        </w:r>
        <w:r w:rsidR="00335078" w:rsidDel="00B2279D">
          <w:delText xml:space="preserve">by developing a </w:delText>
        </w:r>
        <w:r w:rsidR="000B085B" w:rsidDel="00B2279D">
          <w:delText xml:space="preserve">lower-order </w:delText>
        </w:r>
        <w:r w:rsidR="00335078" w:rsidDel="00B2279D">
          <w:delText xml:space="preserve">framework of BFAS’s </w:delText>
        </w:r>
        <w:r w:rsidR="000B085B" w:rsidDel="00B2279D">
          <w:delText xml:space="preserve">Intellect </w:delText>
        </w:r>
        <w:r w:rsidR="000F55DC" w:rsidDel="00B2279D">
          <w:delText xml:space="preserve">that </w:delText>
        </w:r>
        <w:r w:rsidR="00623C33" w:rsidDel="00B2279D">
          <w:delText>broke</w:delText>
        </w:r>
        <w:r w:rsidR="004A291A" w:rsidDel="00B2279D">
          <w:delText xml:space="preserve"> into a 2-dimensional structure (Seek and Conquer) with 3 operations (Think, Learn, and Create). Mussel’s framework develops a finer-</w:delText>
        </w:r>
        <w:r w:rsidR="00FB5B1F" w:rsidDel="00B2279D">
          <w:delText>grained view</w:delText>
        </w:r>
        <w:r w:rsidR="004A291A" w:rsidDel="00B2279D">
          <w:delText xml:space="preserve"> </w:delText>
        </w:r>
        <w:r w:rsidR="00335078" w:rsidDel="00B2279D">
          <w:delText>that provides mean</w:delText>
        </w:r>
        <w:r w:rsidR="00EE474C" w:rsidDel="00B2279D">
          <w:delText xml:space="preserve">ingful differentiations within one </w:delText>
        </w:r>
        <w:r w:rsidR="00FB5B1F" w:rsidDel="00B2279D">
          <w:delText xml:space="preserve">aspect </w:delText>
        </w:r>
        <w:r w:rsidR="00CF73B0" w:rsidDel="00B2279D">
          <w:delText>of Openness to Experience.</w:delText>
        </w:r>
        <w:bookmarkEnd w:id="279"/>
      </w:del>
    </w:p>
    <w:p w14:paraId="6D52EDFB" w14:textId="799A5AF5" w:rsidR="00A33E9E" w:rsidDel="00B2279D" w:rsidRDefault="00335078" w:rsidP="00B76163">
      <w:pPr>
        <w:widowControl w:val="0"/>
        <w:ind w:firstLine="720"/>
        <w:contextualSpacing/>
        <w:rPr>
          <w:del w:id="281" w:author="A P Christensen" w:date="2018-03-04T09:49:00Z"/>
        </w:rPr>
      </w:pPr>
      <w:del w:id="282" w:author="A P Christensen" w:date="2018-03-04T09:49:00Z">
        <w:r w:rsidDel="00B2279D">
          <w:delText xml:space="preserve">This approach </w:delText>
        </w:r>
        <w:r w:rsidR="00B76163" w:rsidDel="00B2279D">
          <w:delText>e</w:delText>
        </w:r>
        <w:r w:rsidDel="00B2279D">
          <w:delText>choes McCrae (2015)</w:delText>
        </w:r>
        <w:r w:rsidR="00E3559B" w:rsidDel="00B2279D">
          <w:delText xml:space="preserve">, </w:delText>
        </w:r>
        <w:r w:rsidDel="00B2279D">
          <w:delText xml:space="preserve">who suggests </w:delText>
        </w:r>
        <w:r w:rsidR="00E3559B" w:rsidDel="00B2279D">
          <w:delText xml:space="preserve">researchers </w:delText>
        </w:r>
        <w:r w:rsidR="001E236E" w:rsidDel="00B2279D">
          <w:delText>should try to increase</w:delText>
        </w:r>
        <w:r w:rsidR="00F90530" w:rsidDel="00B2279D">
          <w:delText xml:space="preserve"> the breadth of facets rather than scale reliability. HEXACO’s Unconventionality facet may be the best exam</w:delText>
        </w:r>
        <w:r w:rsidR="00B736DB" w:rsidDel="00B2279D">
          <w:delText>ple of this perspective</w:delText>
        </w:r>
        <w:r w:rsidR="00F90530" w:rsidDel="00B2279D">
          <w:delText xml:space="preserve">. </w:delText>
        </w:r>
        <w:r w:rsidDel="00B2279D">
          <w:delText>Although its reliability was relatively poor, it covered three different</w:delText>
        </w:r>
        <w:r w:rsidR="00EE474C" w:rsidDel="00B2279D">
          <w:delText xml:space="preserve"> network-identified</w:delText>
        </w:r>
        <w:r w:rsidDel="00B2279D">
          <w:delText xml:space="preserve"> facets </w:delText>
        </w:r>
        <w:r w:rsidR="00FB5B1F" w:rsidDel="00B2279D">
          <w:delText xml:space="preserve">within </w:delText>
        </w:r>
        <w:r w:rsidDel="00B2279D">
          <w:delText xml:space="preserve">the Openness to Experience network. </w:delText>
        </w:r>
        <w:r w:rsidR="00EE474C" w:rsidDel="00B2279D">
          <w:delText xml:space="preserve">Taking this idea </w:delText>
        </w:r>
        <w:r w:rsidR="00F90530" w:rsidDel="00B2279D">
          <w:delText xml:space="preserve">one step further, facets could be inventories in their own right. For example, the Imaginative facet could easily be a full-fledged inventory for the investigation of imagination. </w:delText>
        </w:r>
        <w:r w:rsidR="00F31050" w:rsidDel="00B2279D">
          <w:delText xml:space="preserve">Another step in this direction would be to evaluate facets (rather than traits) with </w:delText>
        </w:r>
      </w:del>
      <w:del w:id="283" w:author="A P Christensen" w:date="2018-03-03T10:19:00Z">
        <w:r w:rsidR="00F31050" w:rsidDel="00541901">
          <w:delText xml:space="preserve">the </w:delText>
        </w:r>
      </w:del>
      <w:del w:id="284" w:author="A P Christensen" w:date="2018-03-04T09:49:00Z">
        <w:r w:rsidR="00F31050" w:rsidDel="00B2279D">
          <w:delText>outcome variables</w:delText>
        </w:r>
        <w:r w:rsidR="00A33E9E" w:rsidDel="00B2279D">
          <w:delText xml:space="preserve">, and </w:delText>
        </w:r>
      </w:del>
      <w:del w:id="285" w:author="A P Christensen" w:date="2018-03-03T10:20:00Z">
        <w:r w:rsidR="00A33E9E" w:rsidDel="00541901">
          <w:delText xml:space="preserve">removing </w:delText>
        </w:r>
      </w:del>
      <w:del w:id="286" w:author="A P Christensen" w:date="2018-03-04T09:49:00Z">
        <w:r w:rsidR="00A33E9E" w:rsidDel="00B2279D">
          <w:delText xml:space="preserve">items that </w:delText>
        </w:r>
      </w:del>
      <w:del w:id="287" w:author="A P Christensen" w:date="2018-03-03T10:21:00Z">
        <w:r w:rsidR="00A33E9E" w:rsidDel="00541901">
          <w:delText>are</w:delText>
        </w:r>
      </w:del>
      <w:del w:id="288" w:author="A P Christensen" w:date="2018-03-04T09:49:00Z">
        <w:r w:rsidR="00A33E9E" w:rsidDel="00B2279D">
          <w:delText xml:space="preserve"> implied within the item’s description </w:delText>
        </w:r>
        <w:r w:rsidR="00F31050" w:rsidDel="00B2279D">
          <w:delText>(</w:delText>
        </w:r>
        <w:r w:rsidR="00A33E9E" w:rsidDel="00B2279D">
          <w:delText xml:space="preserve">e.g., “I believe in the importance of art” in relation to the outcome of drawing as a hobby; </w:delText>
        </w:r>
        <w:r w:rsidR="00F31050" w:rsidDel="00B2279D">
          <w:delText>M</w:delText>
        </w:r>
        <w:r w:rsidR="00F31050" w:rsidRPr="00FF5C48" w:rsidDel="00B2279D">
          <w:delText>õ</w:delText>
        </w:r>
        <w:r w:rsidR="00F31050" w:rsidDel="00B2279D">
          <w:delText>ttus, 2016). In this way, facets could be further refine</w:delText>
        </w:r>
        <w:r w:rsidR="00623C33" w:rsidDel="00B2279D">
          <w:delText>d by their relations to</w:delText>
        </w:r>
        <w:r w:rsidR="00F31050" w:rsidDel="00B2279D">
          <w:delText xml:space="preserve"> outcomes rather t</w:delText>
        </w:r>
        <w:r w:rsidR="00EE474C" w:rsidDel="00B2279D">
          <w:delText>han their internal consistency</w:delText>
        </w:r>
        <w:r w:rsidR="00F31050" w:rsidDel="00B2279D">
          <w:delText>.</w:delText>
        </w:r>
      </w:del>
    </w:p>
    <w:p w14:paraId="758786D2" w14:textId="485D97AF" w:rsidR="00A33E9E" w:rsidRDefault="00A33E9E" w:rsidP="00A33E9E">
      <w:pPr>
        <w:widowControl w:val="0"/>
        <w:contextualSpacing/>
        <w:rPr>
          <w:b/>
        </w:rPr>
      </w:pPr>
      <w:r>
        <w:rPr>
          <w:b/>
        </w:rPr>
        <w:t>Limitations</w:t>
      </w:r>
    </w:p>
    <w:p w14:paraId="704D7EDC" w14:textId="31FBF4B1" w:rsidR="00B73EE5" w:rsidRDefault="003D597E" w:rsidP="00681ED3">
      <w:pPr>
        <w:widowControl w:val="0"/>
        <w:contextualSpacing/>
        <w:rPr>
          <w:ins w:id="289" w:author="A P Christensen" w:date="2018-03-04T10:05:00Z"/>
        </w:rPr>
      </w:pPr>
      <w:r>
        <w:tab/>
      </w:r>
      <w:bookmarkStart w:id="290" w:name="_Hlk506125004"/>
      <w:bookmarkStart w:id="291" w:name="_Hlk506130464"/>
      <w:r w:rsidR="00517606">
        <w:t>S</w:t>
      </w:r>
      <w:r>
        <w:t xml:space="preserve">everal </w:t>
      </w:r>
      <w:r w:rsidR="00517606">
        <w:t>possible limitations of this study</w:t>
      </w:r>
      <w:r>
        <w:t xml:space="preserve"> warrant consideration. </w:t>
      </w:r>
      <w:ins w:id="292" w:author="A P Christensen" w:date="2018-03-04T09:50:00Z">
        <w:r w:rsidR="00C22C55">
          <w:t>First</w:t>
        </w:r>
      </w:ins>
      <w:ins w:id="293" w:author="A P Christensen" w:date="2018-03-04T09:49:00Z">
        <w:r w:rsidR="00B2279D">
          <w:t>, the</w:t>
        </w:r>
        <w:r w:rsidR="003C1775">
          <w:t xml:space="preserve"> </w:t>
        </w:r>
      </w:ins>
      <w:ins w:id="294" w:author="A P Christensen" w:date="2018-03-06T13:16:00Z">
        <w:r w:rsidR="00E86EA2">
          <w:t xml:space="preserve">data are suitable for a wide range of analytic methods, such as exploratory </w:t>
        </w:r>
      </w:ins>
      <w:ins w:id="295" w:author="A P Christensen" w:date="2018-03-04T09:49:00Z">
        <w:r w:rsidR="00C22C55">
          <w:t>factor analysis</w:t>
        </w:r>
      </w:ins>
      <w:ins w:id="296" w:author="A P Christensen" w:date="2018-03-06T13:16:00Z">
        <w:r w:rsidR="00E86EA2">
          <w:t xml:space="preserve"> and </w:t>
        </w:r>
      </w:ins>
      <w:ins w:id="297" w:author="A P Christensen" w:date="2018-03-04T09:49:00Z">
        <w:r w:rsidR="00C22C55">
          <w:t>clustering methods.</w:t>
        </w:r>
      </w:ins>
      <w:ins w:id="298" w:author="A P Christensen" w:date="2018-03-04T09:59:00Z">
        <w:r w:rsidR="00074291">
          <w:t xml:space="preserve"> </w:t>
        </w:r>
      </w:ins>
      <w:ins w:id="299" w:author="A P Christensen" w:date="2018-03-06T13:16:00Z">
        <w:r w:rsidR="00E86EA2">
          <w:t xml:space="preserve">One </w:t>
        </w:r>
      </w:ins>
      <w:ins w:id="300" w:author="A P Christensen" w:date="2018-03-04T10:30:00Z">
        <w:r w:rsidR="00074291">
          <w:t>i</w:t>
        </w:r>
      </w:ins>
      <w:ins w:id="301" w:author="A P Christensen" w:date="2018-03-04T09:49:00Z">
        <w:r w:rsidR="00B2279D">
          <w:t>mportant limitation</w:t>
        </w:r>
      </w:ins>
      <w:ins w:id="302" w:author="A P Christensen" w:date="2018-03-04T10:30:00Z">
        <w:r w:rsidR="00074291">
          <w:t xml:space="preserve"> is that</w:t>
        </w:r>
      </w:ins>
      <w:ins w:id="303" w:author="A P Christensen" w:date="2018-03-04T09:49:00Z">
        <w:r w:rsidR="00B2279D">
          <w:t xml:space="preserve"> no comparison was made </w:t>
        </w:r>
      </w:ins>
      <w:ins w:id="304" w:author="A P Christensen" w:date="2018-03-06T13:17:00Z">
        <w:r w:rsidR="00E86EA2">
          <w:t>between our network analysis and more traditional methods, so it is unclear if our network approach</w:t>
        </w:r>
      </w:ins>
      <w:ins w:id="305" w:author="Paul Silvia" w:date="2018-03-06T09:59:00Z">
        <w:r w:rsidR="0053299A">
          <w:t xml:space="preserve"> </w:t>
        </w:r>
      </w:ins>
      <w:ins w:id="306" w:author="A P Christensen" w:date="2018-03-04T09:56:00Z">
        <w:r w:rsidR="00C22C55">
          <w:t xml:space="preserve">would produce </w:t>
        </w:r>
      </w:ins>
      <w:ins w:id="307" w:author="A P Christensen" w:date="2018-03-06T13:17:00Z">
        <w:r w:rsidR="00E86EA2">
          <w:t>notably different r</w:t>
        </w:r>
      </w:ins>
      <w:ins w:id="308" w:author="A P Christensen" w:date="2018-03-04T09:56:00Z">
        <w:r w:rsidR="00C22C55">
          <w:t xml:space="preserve">esults than </w:t>
        </w:r>
      </w:ins>
      <w:ins w:id="309" w:author="A P Christensen" w:date="2018-03-04T09:55:00Z">
        <w:r w:rsidR="00C22C55">
          <w:t xml:space="preserve">EFA or any other factor </w:t>
        </w:r>
      </w:ins>
      <w:ins w:id="310" w:author="A P Christensen" w:date="2018-03-04T10:31:00Z">
        <w:r w:rsidR="00074291">
          <w:t>finding</w:t>
        </w:r>
      </w:ins>
      <w:ins w:id="311" w:author="A P Christensen" w:date="2018-03-04T09:55:00Z">
        <w:r w:rsidR="00C22C55">
          <w:t xml:space="preserve"> methods.</w:t>
        </w:r>
      </w:ins>
      <w:ins w:id="312" w:author="A P Christensen" w:date="2018-03-04T10:00:00Z">
        <w:r w:rsidR="00074291">
          <w:t xml:space="preserve"> </w:t>
        </w:r>
      </w:ins>
      <w:ins w:id="313" w:author="A P Christensen" w:date="2018-03-04T09:55:00Z">
        <w:r w:rsidR="00C22C55">
          <w:t>Previous</w:t>
        </w:r>
      </w:ins>
      <w:ins w:id="314" w:author="A P Christensen" w:date="2018-03-04T10:31:00Z">
        <w:r w:rsidR="00074291">
          <w:t xml:space="preserve"> network analysis</w:t>
        </w:r>
      </w:ins>
      <w:ins w:id="315" w:author="A P Christensen" w:date="2018-03-04T09:55:00Z">
        <w:r w:rsidR="00C22C55">
          <w:t xml:space="preserve"> studies have evaluated the lasso approach’s ability to uncover factor struct</w:t>
        </w:r>
        <w:r w:rsidR="003C1775">
          <w:t>ure via EGA</w:t>
        </w:r>
      </w:ins>
      <w:ins w:id="316" w:author="A P Christensen" w:date="2018-03-05T07:10:00Z">
        <w:r w:rsidR="003C1775">
          <w:t xml:space="preserve"> </w:t>
        </w:r>
      </w:ins>
      <w:ins w:id="317" w:author="A P Christensen" w:date="2018-03-04T09:55:00Z">
        <w:r w:rsidR="00C22C55">
          <w:t>(Golino &amp; Demetriou, 2017; Golino &amp; Epskamp, 2017). Golino and Epskamp (2017) demonstrate</w:t>
        </w:r>
      </w:ins>
      <w:ins w:id="318" w:author="A P Christensen" w:date="2018-03-04T10:31:00Z">
        <w:r w:rsidR="00074291">
          <w:t>,</w:t>
        </w:r>
      </w:ins>
      <w:ins w:id="319" w:author="A P Christensen" w:date="2018-03-04T09:55:00Z">
        <w:r w:rsidR="00C22C55">
          <w:t xml:space="preserve"> in a </w:t>
        </w:r>
        <w:r w:rsidR="00C22C55">
          <w:lastRenderedPageBreak/>
          <w:t>simulation study</w:t>
        </w:r>
      </w:ins>
      <w:ins w:id="320" w:author="A P Christensen" w:date="2018-03-04T10:31:00Z">
        <w:r w:rsidR="00074291">
          <w:t>,</w:t>
        </w:r>
      </w:ins>
      <w:ins w:id="321" w:author="A P Christensen" w:date="2018-03-04T09:55:00Z">
        <w:r w:rsidR="00C22C55">
          <w:t xml:space="preserve"> that EGA performs </w:t>
        </w:r>
      </w:ins>
      <w:ins w:id="322" w:author="A P Christensen" w:date="2018-03-06T13:17:00Z">
        <w:r w:rsidR="00E86EA2">
          <w:t>at least as well as</w:t>
        </w:r>
      </w:ins>
      <w:ins w:id="323" w:author="Paul Silvia" w:date="2018-03-06T10:00:00Z">
        <w:r w:rsidR="0053299A">
          <w:t xml:space="preserve"> </w:t>
        </w:r>
      </w:ins>
      <w:ins w:id="324" w:author="A P Christensen" w:date="2018-03-04T09:55:00Z">
        <w:r w:rsidR="00C22C55">
          <w:t>other factor finding approaches</w:t>
        </w:r>
      </w:ins>
      <w:ins w:id="325" w:author="A P Christensen" w:date="2018-03-06T13:17:00Z">
        <w:r w:rsidR="00E86EA2">
          <w:t>,</w:t>
        </w:r>
      </w:ins>
      <w:ins w:id="326" w:author="A P Christensen" w:date="2018-03-04T09:55:00Z">
        <w:r w:rsidR="00C22C55">
          <w:t xml:space="preserve"> such as Parallel Analysis and</w:t>
        </w:r>
      </w:ins>
      <w:ins w:id="327" w:author="A P Christensen" w:date="2018-03-06T13:18:00Z">
        <w:r w:rsidR="00E86EA2">
          <w:t xml:space="preserve"> the </w:t>
        </w:r>
      </w:ins>
      <w:ins w:id="328" w:author="A P Christensen" w:date="2018-03-04T09:55:00Z">
        <w:r w:rsidR="00C22C55">
          <w:t xml:space="preserve">Minimum Average Partial procedure. </w:t>
        </w:r>
      </w:ins>
      <w:ins w:id="329" w:author="A P Christensen" w:date="2018-03-04T09:49:00Z">
        <w:r w:rsidR="003C1775">
          <w:t>Therefore</w:t>
        </w:r>
        <w:r w:rsidR="00B2279D">
          <w:t xml:space="preserve">, </w:t>
        </w:r>
      </w:ins>
      <w:ins w:id="330" w:author="A P Christensen" w:date="2018-03-06T13:18:00Z">
        <w:r w:rsidR="00E86EA2">
          <w:t xml:space="preserve">future work </w:t>
        </w:r>
      </w:ins>
      <w:ins w:id="331" w:author="A P Christensen" w:date="2018-03-05T07:10:00Z">
        <w:r w:rsidR="003C1775">
          <w:t>should emulate their</w:t>
        </w:r>
      </w:ins>
      <w:ins w:id="332" w:author="A P Christensen" w:date="2018-03-04T09:49:00Z">
        <w:r w:rsidR="00B2279D">
          <w:t xml:space="preserve"> simulation studie</w:t>
        </w:r>
        <w:r w:rsidR="003C1775">
          <w:t xml:space="preserve">s </w:t>
        </w:r>
        <w:r w:rsidR="00074291">
          <w:t>to determine if the</w:t>
        </w:r>
        <w:r w:rsidR="00B2279D">
          <w:t xml:space="preserve"> approach</w:t>
        </w:r>
      </w:ins>
      <w:ins w:id="333" w:author="A P Christensen" w:date="2018-03-04T10:32:00Z">
        <w:r w:rsidR="00074291">
          <w:t xml:space="preserve"> used in this study</w:t>
        </w:r>
      </w:ins>
      <w:ins w:id="334" w:author="A P Christensen" w:date="2018-03-04T09:49:00Z">
        <w:r w:rsidR="00B2279D">
          <w:t xml:space="preserve"> performs comparable or favorably compared to other </w:t>
        </w:r>
      </w:ins>
      <w:ins w:id="335" w:author="A P Christensen" w:date="2018-03-04T10:32:00Z">
        <w:r w:rsidR="00074291">
          <w:t xml:space="preserve">more traditional </w:t>
        </w:r>
      </w:ins>
      <w:ins w:id="336" w:author="A P Christensen" w:date="2018-03-04T09:49:00Z">
        <w:r w:rsidR="00B2279D">
          <w:t>methods.</w:t>
        </w:r>
      </w:ins>
    </w:p>
    <w:p w14:paraId="5816AB63" w14:textId="21F63599" w:rsidR="003453D6" w:rsidRDefault="00B73EE5" w:rsidP="00681ED3">
      <w:pPr>
        <w:widowControl w:val="0"/>
        <w:contextualSpacing/>
        <w:rPr>
          <w:ins w:id="337" w:author="A P Christensen" w:date="2018-03-04T09:49:00Z"/>
        </w:rPr>
      </w:pPr>
      <w:ins w:id="338" w:author="A P Christensen" w:date="2018-03-04T10:05:00Z">
        <w:r>
          <w:tab/>
          <w:t xml:space="preserve">Another important consideration is the detection </w:t>
        </w:r>
      </w:ins>
      <w:ins w:id="339" w:author="A P Christensen" w:date="2018-03-04T10:35:00Z">
        <w:r w:rsidR="00757807">
          <w:t xml:space="preserve">and interpretation </w:t>
        </w:r>
      </w:ins>
      <w:ins w:id="340" w:author="A P Christensen" w:date="2018-03-04T10:05:00Z">
        <w:r>
          <w:t xml:space="preserve">of communities. While the walktrap algorithm </w:t>
        </w:r>
      </w:ins>
      <w:ins w:id="341" w:author="A P Christensen" w:date="2018-03-04T10:07:00Z">
        <w:r>
          <w:t>deterministically decides on the number and</w:t>
        </w:r>
        <w:r w:rsidR="00074291">
          <w:t xml:space="preserve"> size </w:t>
        </w:r>
      </w:ins>
      <w:ins w:id="342" w:author="A P Christensen" w:date="2018-03-04T10:32:00Z">
        <w:r w:rsidR="00074291">
          <w:t>(i.e., number of item</w:t>
        </w:r>
      </w:ins>
      <w:ins w:id="343" w:author="A P Christensen" w:date="2018-03-05T07:04:00Z">
        <w:r w:rsidR="003E28C1">
          <w:t>s</w:t>
        </w:r>
      </w:ins>
      <w:ins w:id="344" w:author="A P Christensen" w:date="2018-03-04T10:32:00Z">
        <w:r w:rsidR="00074291">
          <w:t xml:space="preserve">) </w:t>
        </w:r>
      </w:ins>
      <w:ins w:id="345" w:author="A P Christensen" w:date="2018-03-04T10:07:00Z">
        <w:r w:rsidR="00074291">
          <w:t xml:space="preserve">of the communities, the interpretation </w:t>
        </w:r>
      </w:ins>
      <w:ins w:id="346" w:author="A P Christensen" w:date="2018-03-04T10:23:00Z">
        <w:r w:rsidR="00074291">
          <w:t>of the communities is ultimately up to the researcher (similar to EFA). The Fantasy and Imaginative facets, for example, were determined to be separable communities based on the algorithm</w:t>
        </w:r>
      </w:ins>
      <w:ins w:id="347" w:author="A P Christensen" w:date="2018-03-04T10:25:00Z">
        <w:r w:rsidR="00757807">
          <w:t xml:space="preserve">, and </w:t>
        </w:r>
      </w:ins>
      <w:ins w:id="348" w:author="A P Christensen" w:date="2018-03-04T10:33:00Z">
        <w:r w:rsidR="00074291">
          <w:t>we</w:t>
        </w:r>
      </w:ins>
      <w:ins w:id="349" w:author="A P Christensen" w:date="2018-03-05T07:05:00Z">
        <w:r w:rsidR="003C1775">
          <w:t xml:space="preserve"> also</w:t>
        </w:r>
      </w:ins>
      <w:ins w:id="350" w:author="A P Christensen" w:date="2018-03-04T10:33:00Z">
        <w:r w:rsidR="00074291">
          <w:t xml:space="preserve"> interpreted these communities as separable. </w:t>
        </w:r>
      </w:ins>
      <w:ins w:id="351" w:author="A P Christensen" w:date="2018-03-04T10:25:00Z">
        <w:r w:rsidR="00074291">
          <w:t>F</w:t>
        </w:r>
      </w:ins>
      <w:ins w:id="352" w:author="A P Christensen" w:date="2018-03-04T10:23:00Z">
        <w:r w:rsidR="00074291">
          <w:t>rom a theoretical standpoint</w:t>
        </w:r>
      </w:ins>
      <w:ins w:id="353" w:author="A P Christensen" w:date="2018-03-04T10:25:00Z">
        <w:r w:rsidR="00074291">
          <w:t xml:space="preserve">, however, a researcher </w:t>
        </w:r>
      </w:ins>
      <w:ins w:id="354" w:author="A P Christensen" w:date="2018-03-04T10:36:00Z">
        <w:r w:rsidR="00757807">
          <w:t>might instead interpret these t</w:t>
        </w:r>
      </w:ins>
      <w:ins w:id="355" w:author="A P Christensen" w:date="2018-03-04T10:25:00Z">
        <w:r w:rsidR="00074291">
          <w:t xml:space="preserve">wo communities </w:t>
        </w:r>
      </w:ins>
      <w:ins w:id="356" w:author="A P Christensen" w:date="2018-03-04T10:37:00Z">
        <w:r w:rsidR="00757807">
          <w:t>as</w:t>
        </w:r>
      </w:ins>
      <w:ins w:id="357" w:author="A P Christensen" w:date="2018-03-04T10:26:00Z">
        <w:r w:rsidR="00074291">
          <w:t xml:space="preserve"> one facet. In addition, our aspects (Intellect, Experiencing, and Open-mindedness) we</w:t>
        </w:r>
      </w:ins>
      <w:ins w:id="358" w:author="A P Christensen" w:date="2018-03-04T10:27:00Z">
        <w:r w:rsidR="00757807">
          <w:t>re</w:t>
        </w:r>
        <w:r w:rsidR="00074291">
          <w:t xml:space="preserve"> our interpretation of how</w:t>
        </w:r>
        <w:r w:rsidR="00757807">
          <w:t xml:space="preserve"> the communities were clustered and were not derived from </w:t>
        </w:r>
        <w:r w:rsidR="003C1775">
          <w:t>the algorithm at all.</w:t>
        </w:r>
      </w:ins>
      <w:ins w:id="359" w:author="A P Christensen" w:date="2018-03-07T10:45:00Z">
        <w:r w:rsidR="00FE1990">
          <w:t xml:space="preserve"> Therefore, researchers may ultimately disagree with our conclusions.</w:t>
        </w:r>
      </w:ins>
    </w:p>
    <w:p w14:paraId="4B9AFDB3" w14:textId="491E2293" w:rsidR="007B0DA5" w:rsidRDefault="00B2279D" w:rsidP="00681ED3">
      <w:pPr>
        <w:widowControl w:val="0"/>
        <w:contextualSpacing/>
      </w:pPr>
      <w:ins w:id="360" w:author="A P Christensen" w:date="2018-03-04T09:50:00Z">
        <w:r>
          <w:tab/>
        </w:r>
      </w:ins>
      <w:ins w:id="361" w:author="A P Christensen" w:date="2018-03-07T08:52:00Z">
        <w:r w:rsidR="008D1695">
          <w:t>Another possible</w:t>
        </w:r>
      </w:ins>
      <w:ins w:id="362" w:author="A P Christensen" w:date="2018-03-04T09:50:00Z">
        <w:r>
          <w:t xml:space="preserve"> limitation</w:t>
        </w:r>
      </w:ins>
      <w:del w:id="363" w:author="A P Christensen" w:date="2018-03-04T09:50:00Z">
        <w:r w:rsidR="003D597E" w:rsidDel="00B2279D">
          <w:delText>first</w:delText>
        </w:r>
      </w:del>
      <w:r w:rsidR="003D597E">
        <w:t xml:space="preserve"> is that different samples (college and M</w:t>
      </w:r>
      <w:r w:rsidR="00FE1990">
        <w:t>T</w:t>
      </w:r>
      <w:r w:rsidR="003D597E">
        <w:t>urk participants) were pooled together.</w:t>
      </w:r>
      <w:r w:rsidR="00681ED3">
        <w:t xml:space="preserve"> </w:t>
      </w:r>
      <w:ins w:id="364" w:author="A P Christensen" w:date="2018-03-07T08:52:00Z">
        <w:r w:rsidR="008D1695">
          <w:t>P</w:t>
        </w:r>
      </w:ins>
      <w:ins w:id="365" w:author="A P Christensen" w:date="2018-03-06T15:05:00Z">
        <w:r w:rsidR="004B5973">
          <w:t>ost-hoc MANOVA</w:t>
        </w:r>
      </w:ins>
      <w:ins w:id="366" w:author="A P Christensen" w:date="2018-03-06T15:06:00Z">
        <w:r w:rsidR="004B5973">
          <w:t xml:space="preserve">s and Box’s </w:t>
        </w:r>
        <w:r w:rsidR="004B5973" w:rsidRPr="008D1695">
          <w:rPr>
            <w:i/>
          </w:rPr>
          <w:t>M</w:t>
        </w:r>
        <w:r w:rsidR="004B5973">
          <w:t xml:space="preserve"> test revealed </w:t>
        </w:r>
      </w:ins>
      <w:ins w:id="367" w:author="A P Christensen" w:date="2018-03-07T08:52:00Z">
        <w:r w:rsidR="008D1695">
          <w:t>some</w:t>
        </w:r>
      </w:ins>
      <w:ins w:id="368" w:author="Paul Silvia" w:date="2018-03-07T07:01:00Z">
        <w:r w:rsidR="00130C77">
          <w:t xml:space="preserve"> </w:t>
        </w:r>
      </w:ins>
      <w:ins w:id="369" w:author="A P Christensen" w:date="2018-03-06T15:06:00Z">
        <w:r w:rsidR="004B5973">
          <w:t>significant differences</w:t>
        </w:r>
      </w:ins>
      <w:ins w:id="370" w:author="A P Christensen" w:date="2018-03-06T15:07:00Z">
        <w:r w:rsidR="004B5973">
          <w:t xml:space="preserve"> in the</w:t>
        </w:r>
      </w:ins>
      <w:ins w:id="371" w:author="A P Christensen" w:date="2018-03-06T15:06:00Z">
        <w:r w:rsidR="004B5973">
          <w:t xml:space="preserve"> means and covariances </w:t>
        </w:r>
      </w:ins>
      <w:ins w:id="372" w:author="A P Christensen" w:date="2018-03-06T15:07:00Z">
        <w:r w:rsidR="004B5973">
          <w:t>of</w:t>
        </w:r>
      </w:ins>
      <w:ins w:id="373" w:author="A P Christensen" w:date="2018-03-06T15:06:00Z">
        <w:r w:rsidR="004B5973">
          <w:t xml:space="preserve"> the items</w:t>
        </w:r>
      </w:ins>
      <w:ins w:id="374" w:author="A P Christensen" w:date="2018-03-06T15:07:00Z">
        <w:r w:rsidR="009E620B">
          <w:t xml:space="preserve"> (SI </w:t>
        </w:r>
      </w:ins>
      <w:ins w:id="375" w:author="A P Christensen" w:date="2018-03-07T11:04:00Z">
        <w:r w:rsidR="009E620B">
          <w:t>7</w:t>
        </w:r>
      </w:ins>
      <w:ins w:id="376" w:author="A P Christensen" w:date="2018-03-06T15:07:00Z">
        <w:r w:rsidR="004B5973">
          <w:t xml:space="preserve">). Thus, </w:t>
        </w:r>
      </w:ins>
      <w:del w:id="377" w:author="A P Christensen" w:date="2018-03-06T15:07:00Z">
        <w:r w:rsidR="003D597E" w:rsidDel="004B5973">
          <w:delText>A</w:delText>
        </w:r>
      </w:del>
      <w:ins w:id="378" w:author="A P Christensen" w:date="2018-03-06T15:07:00Z">
        <w:r w:rsidR="004B5973">
          <w:t>a</w:t>
        </w:r>
      </w:ins>
      <w:r w:rsidR="003D597E">
        <w:t xml:space="preserve">lthough the diversity of participants </w:t>
      </w:r>
      <w:ins w:id="379" w:author="A P Christensen" w:date="2018-03-07T08:53:00Z">
        <w:r w:rsidR="008D1695">
          <w:t>beyond young college adults</w:t>
        </w:r>
      </w:ins>
      <w:ins w:id="380" w:author="Paul Silvia" w:date="2018-03-07T07:01:00Z">
        <w:r w:rsidR="00130C77">
          <w:t xml:space="preserve"> </w:t>
        </w:r>
      </w:ins>
      <w:r w:rsidR="003D597E">
        <w:t xml:space="preserve">strengthens the generalizability of the findings to the larger population, there may be instances of </w:t>
      </w:r>
      <w:r w:rsidR="0088059F">
        <w:t>differential</w:t>
      </w:r>
      <w:r w:rsidR="00FE1990">
        <w:t xml:space="preserve"> item</w:t>
      </w:r>
      <w:r w:rsidR="0088059F">
        <w:t xml:space="preserve"> functioning that are </w:t>
      </w:r>
      <w:del w:id="381" w:author="A P Christensen" w:date="2018-03-06T15:07:00Z">
        <w:r w:rsidR="0088059F" w:rsidDel="004B5973">
          <w:delText>not readily detectab</w:delText>
        </w:r>
        <w:r w:rsidR="007B0DA5" w:rsidDel="004B5973">
          <w:delText>le</w:delText>
        </w:r>
      </w:del>
      <w:ins w:id="382" w:author="A P Christensen" w:date="2018-03-06T15:07:00Z">
        <w:r w:rsidR="004B5973">
          <w:t>obscured by pooling the samples in</w:t>
        </w:r>
      </w:ins>
      <w:del w:id="383" w:author="A P Christensen" w:date="2018-03-06T15:07:00Z">
        <w:r w:rsidR="007B0DA5" w:rsidDel="004B5973">
          <w:delText xml:space="preserve"> via</w:delText>
        </w:r>
      </w:del>
      <w:r w:rsidR="007B0DA5">
        <w:t xml:space="preserve"> the network approach, which </w:t>
      </w:r>
      <w:r w:rsidR="0088059F">
        <w:t xml:space="preserve">may influence the relations between items. </w:t>
      </w:r>
      <w:r w:rsidR="00517606">
        <w:t xml:space="preserve">Other </w:t>
      </w:r>
      <w:r w:rsidR="0088059F">
        <w:t xml:space="preserve">network methods, such as the </w:t>
      </w:r>
      <w:r w:rsidR="0088059F">
        <w:rPr>
          <w:i/>
        </w:rPr>
        <w:t xml:space="preserve">Fused Graphical Lasso </w:t>
      </w:r>
      <w:r w:rsidR="0088059F">
        <w:t xml:space="preserve">(Costantini et al., 2017; Danaher et al., 2014) or the Ising model (Marsman et al., 2017; van Borkulo et al., 2014), </w:t>
      </w:r>
      <w:r w:rsidR="00576BDE">
        <w:t>might be able</w:t>
      </w:r>
      <w:r w:rsidR="007B0DA5">
        <w:t xml:space="preserve"> to extract such information. </w:t>
      </w:r>
      <w:bookmarkStart w:id="384" w:name="_Hlk506125780"/>
      <w:r w:rsidR="007B0DA5">
        <w:t xml:space="preserve">Future work, however, should examine the implications of pooling </w:t>
      </w:r>
      <w:r w:rsidR="007B0DA5">
        <w:lastRenderedPageBreak/>
        <w:t>different samples and the effects this has on the pooled versus individual samples’ network structure.</w:t>
      </w:r>
      <w:bookmarkEnd w:id="384"/>
    </w:p>
    <w:p w14:paraId="4990E738" w14:textId="0E0725B2" w:rsidR="003D597E" w:rsidRDefault="007B0DA5" w:rsidP="00A33E9E">
      <w:pPr>
        <w:widowControl w:val="0"/>
        <w:contextualSpacing/>
      </w:pPr>
      <w:r>
        <w:tab/>
      </w:r>
      <w:r w:rsidR="0088059F">
        <w:t>In addition, sample size is likely to ha</w:t>
      </w:r>
      <w:r w:rsidR="006E2150">
        <w:t xml:space="preserve">ve a </w:t>
      </w:r>
      <w:r w:rsidR="0088059F">
        <w:t>large effect o</w:t>
      </w:r>
      <w:r w:rsidR="006E2150">
        <w:t xml:space="preserve">n the reliability and estimates </w:t>
      </w:r>
      <w:r w:rsidR="0088059F">
        <w:t>of parameters in the model</w:t>
      </w:r>
      <w:r w:rsidR="006E2150">
        <w:t xml:space="preserve"> (Epskamp, Borsboom, &amp; Fried, 2017)</w:t>
      </w:r>
      <w:r w:rsidR="0088059F">
        <w:t xml:space="preserve">. In our study, for example, there were 9,453 possible parameters and 408 parameters in the network model. </w:t>
      </w:r>
      <w:r w:rsidR="007B6D14">
        <w:t xml:space="preserve">This means that, </w:t>
      </w:r>
      <w:r w:rsidR="006E2150">
        <w:t xml:space="preserve">despite our sample of </w:t>
      </w:r>
      <w:r w:rsidR="007B6D14">
        <w:t>802 people, there were just u</w:t>
      </w:r>
      <w:r w:rsidR="00575A40">
        <w:t>nder 2 people per</w:t>
      </w:r>
      <w:ins w:id="385" w:author="A P Christensen" w:date="2018-03-07T10:48:00Z">
        <w:r w:rsidR="00FE1990">
          <w:t xml:space="preserve"> estimated</w:t>
        </w:r>
      </w:ins>
      <w:r w:rsidR="00575A40">
        <w:t xml:space="preserve"> parameter. Some of this could be ameliorated by including missing data (e.g., Full Information Maximum Likelihood), which was removed by our analyses</w:t>
      </w:r>
      <w:r w:rsidR="00262957">
        <w:t xml:space="preserve">. </w:t>
      </w:r>
      <w:r w:rsidR="00B22380">
        <w:t>Even</w:t>
      </w:r>
      <w:r w:rsidR="00B22380">
        <w:rPr>
          <w:rStyle w:val="CommentReference"/>
        </w:rPr>
        <w:t xml:space="preserve"> </w:t>
      </w:r>
      <w:r w:rsidR="00B22380" w:rsidRPr="00B22380">
        <w:rPr>
          <w:rStyle w:val="CommentReference"/>
          <w:sz w:val="24"/>
          <w:szCs w:val="24"/>
        </w:rPr>
        <w:t>so</w:t>
      </w:r>
      <w:r w:rsidR="00575A40">
        <w:t>,</w:t>
      </w:r>
      <w:r w:rsidR="006A104C">
        <w:t xml:space="preserve"> having a few more people would not change the fact that</w:t>
      </w:r>
      <w:r w:rsidR="00575A40">
        <w:t xml:space="preserve"> only having a few people per parameter</w:t>
      </w:r>
      <w:r w:rsidR="006A104C">
        <w:t xml:space="preserve"> renders any</w:t>
      </w:r>
      <w:r w:rsidR="007B6D14">
        <w:t xml:space="preserve"> a</w:t>
      </w:r>
      <w:r w:rsidR="00CD515E">
        <w:t xml:space="preserve">ttempts of cross-validation, such as </w:t>
      </w:r>
      <w:r w:rsidR="007B6D14">
        <w:t>split-h</w:t>
      </w:r>
      <w:r w:rsidR="00CD515E">
        <w:t xml:space="preserve">alf sampling, </w:t>
      </w:r>
      <w:r w:rsidR="007B6D14">
        <w:t>unr</w:t>
      </w:r>
      <w:r w:rsidR="00B22380">
        <w:t>eliable</w:t>
      </w:r>
      <w:r w:rsidR="007B6D14">
        <w:t>. Moreover, this makes it relatively difficult to estimate the reliability of the community structures. Future developments should try to overcome the limitation of sample size</w:t>
      </w:r>
      <w:r w:rsidR="006A104C">
        <w:t xml:space="preserve"> by including missing data and harnessing</w:t>
      </w:r>
      <w:r w:rsidR="007B6D14">
        <w:t xml:space="preserve"> bootstrapping (Epskamp</w:t>
      </w:r>
      <w:r w:rsidR="006E2150">
        <w:t xml:space="preserve"> et al.,</w:t>
      </w:r>
      <w:r w:rsidR="007B6D14">
        <w:t xml:space="preserve"> 2017</w:t>
      </w:r>
      <w:ins w:id="386" w:author="A P Christensen" w:date="2018-03-04T10:02:00Z">
        <w:r w:rsidR="003453D6">
          <w:t>; Golino &amp; Demetriou, 2017</w:t>
        </w:r>
      </w:ins>
      <w:r w:rsidR="007B6D14">
        <w:t xml:space="preserve">) or permutation (van Borkulo et al., </w:t>
      </w:r>
      <w:ins w:id="387" w:author="A P Christensen" w:date="2018-03-06T13:18:00Z">
        <w:r w:rsidR="00E86EA2">
          <w:t>2018</w:t>
        </w:r>
      </w:ins>
      <w:r w:rsidR="007B6D14">
        <w:t>) techniques.</w:t>
      </w:r>
      <w:bookmarkEnd w:id="290"/>
    </w:p>
    <w:bookmarkEnd w:id="291"/>
    <w:p w14:paraId="13DA5750" w14:textId="7E106A9A" w:rsidR="00481770" w:rsidRDefault="007B6D14" w:rsidP="00A33E9E">
      <w:pPr>
        <w:widowControl w:val="0"/>
        <w:contextualSpacing/>
        <w:rPr>
          <w:ins w:id="388" w:author="A P Christensen" w:date="2018-03-04T09:49:00Z"/>
        </w:rPr>
      </w:pPr>
      <w:r>
        <w:tab/>
      </w:r>
      <w:bookmarkStart w:id="389" w:name="_Hlk506130565"/>
      <w:r>
        <w:t xml:space="preserve">In consideration of </w:t>
      </w:r>
      <w:r w:rsidR="00ED6CCC">
        <w:t>the sample size</w:t>
      </w:r>
      <w:r>
        <w:t>, some of the estimated relations between variables and variables inclusion in one facet rather than another may be unreliable.</w:t>
      </w:r>
      <w:ins w:id="390" w:author="A P Christensen" w:date="2018-03-03T15:50:00Z">
        <w:r w:rsidR="00BB1EE2">
          <w:rPr>
            <w:rStyle w:val="FootnoteReference"/>
          </w:rPr>
          <w:footnoteReference w:id="2"/>
        </w:r>
      </w:ins>
      <w:r>
        <w:t xml:space="preserve"> In the </w:t>
      </w:r>
      <w:r w:rsidR="00F32229">
        <w:t>Intellectual Curiosity</w:t>
      </w:r>
      <w:r>
        <w:t xml:space="preserve"> facet, for example, there is an item referring to “broa</w:t>
      </w:r>
      <w:r w:rsidR="00ED6CCC">
        <w:t>d intellectual interests” that</w:t>
      </w:r>
      <w:r w:rsidR="005A5E64">
        <w:t>, in a larger sample, might be more</w:t>
      </w:r>
      <w:r>
        <w:t xml:space="preserve"> likely to belong to th</w:t>
      </w:r>
      <w:r w:rsidR="00ED6CCC">
        <w:t>e Intellectual Interests facet. Other than sample size, there could be other ex</w:t>
      </w:r>
      <w:r w:rsidR="005A5E64">
        <w:t>planations for this result. One</w:t>
      </w:r>
      <w:r w:rsidR="001D5DA8">
        <w:t xml:space="preserve"> explanation could be that the </w:t>
      </w:r>
      <w:r w:rsidR="00F32229">
        <w:t>Intellectual Curiosity</w:t>
      </w:r>
      <w:r w:rsidR="001D5DA8">
        <w:t xml:space="preserve"> facet is not specifically measured by any inventory included in the study. Therefore, if there were more items with content related to</w:t>
      </w:r>
      <w:r w:rsidR="005A5E64">
        <w:t xml:space="preserve"> the Intellectual Curiosity facet</w:t>
      </w:r>
      <w:r w:rsidR="001D5DA8">
        <w:t>,</w:t>
      </w:r>
      <w:r w:rsidR="005A5E64">
        <w:t xml:space="preserve"> then the item (and others) may align</w:t>
      </w:r>
      <w:r w:rsidR="001D5DA8">
        <w:t xml:space="preserve"> more with the Intellectual Interests facet</w:t>
      </w:r>
      <w:r w:rsidR="005A5E64">
        <w:t>. Notably, t</w:t>
      </w:r>
      <w:r w:rsidR="00ED6CCC">
        <w:t xml:space="preserve">his limitation </w:t>
      </w:r>
      <w:r w:rsidR="00ED6CCC">
        <w:lastRenderedPageBreak/>
        <w:t>is not unique to this approach but also applies to EFA component loadings</w:t>
      </w:r>
      <w:r w:rsidR="005A5E64">
        <w:t xml:space="preserve"> and clustering analysis</w:t>
      </w:r>
      <w:r w:rsidR="00ED6CCC">
        <w:t>. Thus, like EFA, researchers should use considerable caution when a</w:t>
      </w:r>
      <w:r w:rsidR="00576BDE">
        <w:t>pplying these methods and evaluate</w:t>
      </w:r>
      <w:r w:rsidR="00ED6CCC">
        <w:t xml:space="preserve"> the results </w:t>
      </w:r>
      <w:r w:rsidR="00576BDE">
        <w:t xml:space="preserve">in light of </w:t>
      </w:r>
      <w:del w:id="415" w:author="A P Christensen" w:date="2018-03-07T10:51:00Z">
        <w:r w:rsidR="00576BDE" w:rsidDel="00FE1990">
          <w:delText xml:space="preserve">personality </w:delText>
        </w:r>
      </w:del>
      <w:r w:rsidR="00576BDE">
        <w:t>theory and past research</w:t>
      </w:r>
      <w:r w:rsidR="00ED6CCC">
        <w:t>.</w:t>
      </w:r>
    </w:p>
    <w:p w14:paraId="768072E5" w14:textId="77777777" w:rsidR="00B2279D" w:rsidRDefault="00B2279D" w:rsidP="00B2279D">
      <w:pPr>
        <w:keepNext/>
        <w:widowControl w:val="0"/>
        <w:contextualSpacing/>
        <w:rPr>
          <w:ins w:id="416" w:author="A P Christensen" w:date="2018-03-04T09:49:00Z"/>
          <w:b/>
        </w:rPr>
      </w:pPr>
      <w:ins w:id="417" w:author="A P Christensen" w:date="2018-03-04T09:49:00Z">
        <w:r>
          <w:rPr>
            <w:b/>
          </w:rPr>
          <w:t>Where Do We Go From Here?</w:t>
        </w:r>
      </w:ins>
    </w:p>
    <w:p w14:paraId="38C4A969" w14:textId="77777777" w:rsidR="00B2279D" w:rsidRDefault="00B2279D" w:rsidP="00B2279D">
      <w:pPr>
        <w:widowControl w:val="0"/>
        <w:contextualSpacing/>
        <w:rPr>
          <w:ins w:id="418" w:author="A P Christensen" w:date="2018-03-04T09:49:00Z"/>
        </w:rPr>
      </w:pPr>
      <w:ins w:id="419" w:author="A P Christensen" w:date="2018-03-04T09:49:00Z">
        <w:r>
          <w:rPr>
            <w:b/>
          </w:rPr>
          <w:tab/>
        </w:r>
        <w:r>
          <w:t>Openness to Experience is a broad, complex trait that is difficult to pin down. As demonstrated by the present research, prominent personality inventories, while generally agreeing on the higher-order aspects of Experiencing and Intellect, inconsistently assess a variety of fine-grained facets. The most immediate implication of the present research is that researchers may not be measuring the Openness to Experience they believe they are measuring. Each inventory examined here demonstrated differential coverage of the trait and its two aspects. Moreover, we suggest a third aspect—Open-Mindedness—also exists in Openness to Experience’s taxonomy and should be considered in the development of future Openness to Experience inventories. Overall, this means that researchers should carefully consider their outcome measures and select the inventory or inventories that best assess the facets that are of greatest theoretical interest.</w:t>
        </w:r>
      </w:ins>
    </w:p>
    <w:p w14:paraId="6BA40279" w14:textId="57BA6304" w:rsidR="00B2279D" w:rsidRDefault="00B2279D" w:rsidP="00B2279D">
      <w:pPr>
        <w:widowControl w:val="0"/>
        <w:ind w:firstLine="720"/>
        <w:contextualSpacing/>
        <w:rPr>
          <w:ins w:id="420" w:author="A P Christensen" w:date="2018-03-04T09:49:00Z"/>
        </w:rPr>
      </w:pPr>
      <w:ins w:id="421" w:author="A P Christensen" w:date="2018-03-04T09:49:00Z">
        <w:r>
          <w:t xml:space="preserve">Future work should broaden the network to include more inventories of Openness to Experience to replicate our aspect and facet findings in the current network but also to determine whether any additional aspects or facets should be included. </w:t>
        </w:r>
        <w:r w:rsidRPr="00541901">
          <w:t xml:space="preserve">With this consideration, networks reflect of their inputs—that is, the network is constrained by what the researcher puts into it. Our network, for example, is limited to the elements within these inventories, and may not reflect all possible facets. </w:t>
        </w:r>
      </w:ins>
      <w:ins w:id="422" w:author="A P Christensen" w:date="2018-03-07T10:53:00Z">
        <w:r w:rsidR="00FE1990">
          <w:t>Indeed, s</w:t>
        </w:r>
      </w:ins>
      <w:ins w:id="423" w:author="A P Christensen" w:date="2018-03-04T09:49:00Z">
        <w:r w:rsidRPr="00541901">
          <w:t xml:space="preserve">ubject matter experts may disagree with some of the facets (e.g., </w:t>
        </w:r>
        <w:r>
          <w:t>Self-Assessed Intelligence</w:t>
        </w:r>
        <w:r w:rsidRPr="00541901">
          <w:t xml:space="preserve">), while others may disagree with how the content aligns within each facet (e.g., Intellectual Curiosity and Intellectual Interests). Adding additional inventories will </w:t>
        </w:r>
        <w:r w:rsidRPr="00541901">
          <w:lastRenderedPageBreak/>
          <w:t xml:space="preserve">ultimately alter the structure of the network but may clarify, add, or reduce the number of facets identified in this study. </w:t>
        </w:r>
        <w:r>
          <w:t xml:space="preserve">Additional work that moves beyond pre-existing inventories may also aid in the formation of new developments and conceptualizations (DeYoung et al., 2012). For example, including outcome measures in the network—such as apophenia and intelligence, as DeYoung and colleagues (2012) have suggested—may further clarify the structure of lower-order facets. Costantini and Perugini (2016) have already embraced this approach by constructing a network of Conscientiousness and related outcome variables. Although they used only self-report measures, their findings have enhanced the understanding of the Conscientiousness trait continuum. </w:t>
        </w:r>
      </w:ins>
    </w:p>
    <w:p w14:paraId="0DFFDA4A" w14:textId="50FF6CE0" w:rsidR="00B2279D" w:rsidRDefault="00B2279D" w:rsidP="00B2279D">
      <w:pPr>
        <w:widowControl w:val="0"/>
        <w:ind w:firstLine="720"/>
        <w:contextualSpacing/>
        <w:rPr>
          <w:ins w:id="424" w:author="A P Christensen" w:date="2018-03-04T09:49:00Z"/>
        </w:rPr>
      </w:pPr>
      <w:ins w:id="425" w:author="A P Christensen" w:date="2018-03-04T09:49:00Z">
        <w:r>
          <w:t xml:space="preserve">Another avenue would be to broaden the content of the items within the facets that are at the core of Openness to Experience (e.g., Intellectual Interest, Aesthetic Appreciation, </w:t>
        </w:r>
      </w:ins>
      <w:ins w:id="426" w:author="A P Christensen" w:date="2018-03-07T10:54:00Z">
        <w:r w:rsidR="00662191">
          <w:t xml:space="preserve">Non-Traditionalism, </w:t>
        </w:r>
      </w:ins>
      <w:ins w:id="427" w:author="A P Christensen" w:date="2018-03-04T09:49:00Z">
        <w:r>
          <w:t>Imaginative, and Intellectual Curiosity). In an inspection of the Intellectual Interests facet, for instance, there is a large redundancy of items related to philosophy. It’s obvious that Intellectual Interests should be much broader than philosophical interests and that the inventories investigated in this study severely limit the breadth of this facet. Mussel (2013), for instance, has already taken a step in this direction by developing a lower-order framework of BFAS’s Intellect that broke into a 2-dimensional structure (Seek and Conquer) with 3 operations (Think, Learn, and Create). Mussel’s framework develops a finer-grained view that provides meaningful differentiations within one aspect of Openness to Experience.</w:t>
        </w:r>
      </w:ins>
    </w:p>
    <w:p w14:paraId="1BF5D29C" w14:textId="6045DFFE" w:rsidR="00B2279D" w:rsidRDefault="00B2279D" w:rsidP="00B2279D">
      <w:pPr>
        <w:widowControl w:val="0"/>
        <w:ind w:firstLine="720"/>
        <w:contextualSpacing/>
      </w:pPr>
      <w:ins w:id="428" w:author="A P Christensen" w:date="2018-03-04T09:49:00Z">
        <w:r>
          <w:t xml:space="preserve">This approach echoes McCrae (2015), who suggests researchers should try to increase the breadth of facets rather than scale reliability. HEXACO’s Unconventionality facet may be the best example of this perspective. Although its reliability was relatively poor, it covered three different network-identified facets within the Openness to Experience network. Taking this idea </w:t>
        </w:r>
        <w:r>
          <w:lastRenderedPageBreak/>
          <w:t>one step further, facets could be inventories in their own right. For example, the Imaginative facet could easily be a full-fledged inventory for the investigation of imagination. Another step in this direction would be to evaluate facets (rather than traits) with outcome variables, and remove items that have implied relations to the outcome within the item’s description (e.g., “I believe in the importance of art” in relation to the outcome of drawing as a hobby; M</w:t>
        </w:r>
        <w:r w:rsidRPr="00FF5C48">
          <w:t>õ</w:t>
        </w:r>
        <w:r>
          <w:t>ttus, 2016). In this way, facets could be further refined by their relations to outcomes rather than their internal consistency.</w:t>
        </w:r>
      </w:ins>
    </w:p>
    <w:bookmarkEnd w:id="389"/>
    <w:p w14:paraId="7DF7227A" w14:textId="25D25088" w:rsidR="00DC6578" w:rsidRPr="00C655C8" w:rsidRDefault="00DC6578" w:rsidP="004F463C">
      <w:pPr>
        <w:widowControl w:val="0"/>
        <w:contextualSpacing/>
        <w:rPr>
          <w:i/>
        </w:rPr>
      </w:pPr>
      <w:r>
        <w:rPr>
          <w:b/>
        </w:rPr>
        <w:t>Conclusion</w:t>
      </w:r>
    </w:p>
    <w:p w14:paraId="6DD72BEA" w14:textId="39E01B7B" w:rsidR="00D73AE3" w:rsidRDefault="005016D6" w:rsidP="008D1695">
      <w:pPr>
        <w:widowControl w:val="0"/>
        <w:contextualSpacing/>
        <w:rPr>
          <w:b/>
        </w:rPr>
      </w:pPr>
      <w:r>
        <w:rPr>
          <w:b/>
        </w:rPr>
        <w:tab/>
      </w:r>
      <w:r>
        <w:t xml:space="preserve">In summary, our study builds on previous work </w:t>
      </w:r>
      <w:r w:rsidR="00F31050">
        <w:t>that examined</w:t>
      </w:r>
      <w:r>
        <w:t xml:space="preserve"> the lower-order </w:t>
      </w:r>
      <w:r w:rsidR="00F763BF">
        <w:t xml:space="preserve">facet </w:t>
      </w:r>
      <w:r>
        <w:t xml:space="preserve">structure of Openness to Experience by constructing a network from items in four commonly </w:t>
      </w:r>
      <w:r w:rsidR="004561DB">
        <w:t xml:space="preserve">used </w:t>
      </w:r>
      <w:r>
        <w:t>Openness to Exper</w:t>
      </w:r>
      <w:r w:rsidR="000A4945">
        <w:t xml:space="preserve">ience inventories. Our results were in line with previous </w:t>
      </w:r>
      <w:r w:rsidR="00623C33">
        <w:t>theoretical investigations</w:t>
      </w:r>
      <w:r w:rsidR="000A4945">
        <w:t xml:space="preserve"> of the lower-order facet structure of Openness to Experience</w:t>
      </w:r>
      <w:r w:rsidR="001E236E">
        <w:t xml:space="preserve">. In addition, </w:t>
      </w:r>
      <w:r w:rsidR="002C3DE6">
        <w:t xml:space="preserve">our network model suggests that an </w:t>
      </w:r>
      <w:r w:rsidR="00C61FC7">
        <w:t xml:space="preserve">additional aspect of </w:t>
      </w:r>
      <w:r w:rsidR="00861B1A">
        <w:t>Open</w:t>
      </w:r>
      <w:r w:rsidR="00C61FC7">
        <w:t xml:space="preserve">-Mindedness </w:t>
      </w:r>
      <w:r w:rsidR="002C3DE6">
        <w:t xml:space="preserve">should be considered. </w:t>
      </w:r>
      <w:r w:rsidR="000A4945">
        <w:t>We also show that</w:t>
      </w:r>
      <w:r w:rsidR="009E391E">
        <w:t xml:space="preserve"> each inventory</w:t>
      </w:r>
      <w:r w:rsidR="002C3DE6">
        <w:t xml:space="preserve"> cover</w:t>
      </w:r>
      <w:r w:rsidR="009E391E">
        <w:t>s</w:t>
      </w:r>
      <w:r w:rsidR="002C3DE6">
        <w:t xml:space="preserve"> different </w:t>
      </w:r>
      <w:r w:rsidR="00531C40">
        <w:t>conceptual space</w:t>
      </w:r>
      <w:r w:rsidR="002C3DE6">
        <w:t xml:space="preserve"> of the </w:t>
      </w:r>
      <w:r w:rsidR="00F31050">
        <w:t>Openness to Experience</w:t>
      </w:r>
      <w:r w:rsidR="000A4945">
        <w:t xml:space="preserve"> </w:t>
      </w:r>
      <w:r w:rsidR="002C3DE6">
        <w:t xml:space="preserve">construct, with some covering </w:t>
      </w:r>
      <w:r w:rsidR="004F463C">
        <w:t>narrow</w:t>
      </w:r>
      <w:r w:rsidR="002C3DE6">
        <w:t xml:space="preserve"> regions and others covering most of it. The choice of inventory will thus </w:t>
      </w:r>
      <w:r w:rsidR="000A4945">
        <w:t xml:space="preserve">influence how Openness to Experience relates to outcome variables. </w:t>
      </w:r>
      <w:r w:rsidR="002C3DE6">
        <w:t xml:space="preserve">The present findings can aid researchers seeking to select items and </w:t>
      </w:r>
      <w:r w:rsidR="009E391E">
        <w:t xml:space="preserve">inventories, </w:t>
      </w:r>
      <w:r w:rsidR="002C3DE6">
        <w:t>and to refine and develop additional assessment tools for Openness to Experience, a complex and intriguing trait.</w:t>
      </w:r>
      <w:r w:rsidR="00001D00">
        <w:br w:type="page"/>
      </w:r>
      <w:del w:id="429" w:author="A P Christensen" w:date="2018-03-07T08:55:00Z">
        <w:r w:rsidR="00020A3F" w:rsidDel="008D1695">
          <w:rPr>
            <w:rStyle w:val="CommentReference"/>
          </w:rPr>
          <w:commentReference w:id="430"/>
        </w:r>
      </w:del>
    </w:p>
    <w:p w14:paraId="1A7AA84A" w14:textId="7E466680" w:rsidR="00117BDE" w:rsidRDefault="00EE3549" w:rsidP="00001D00">
      <w:pPr>
        <w:keepNext/>
        <w:widowControl w:val="0"/>
        <w:jc w:val="center"/>
      </w:pPr>
      <w:r>
        <w:rPr>
          <w:b/>
        </w:rPr>
        <w:lastRenderedPageBreak/>
        <w:t>References</w:t>
      </w:r>
    </w:p>
    <w:p w14:paraId="0165ED36" w14:textId="3375BBE3" w:rsidR="0020552E" w:rsidRDefault="0020552E" w:rsidP="004F463C">
      <w:pPr>
        <w:pStyle w:val="EndNoteBibliography"/>
        <w:widowControl w:val="0"/>
        <w:spacing w:after="0"/>
        <w:ind w:left="720" w:hanging="720"/>
        <w:contextualSpacing/>
        <w:rPr>
          <w:rFonts w:asciiTheme="minorBidi" w:hAnsiTheme="minorBidi" w:cstheme="minorBidi"/>
          <w:szCs w:val="24"/>
        </w:rPr>
      </w:pPr>
      <w:r w:rsidRPr="0020552E">
        <w:rPr>
          <w:rFonts w:asciiTheme="minorBidi" w:hAnsiTheme="minorBidi" w:cstheme="minorBidi"/>
          <w:szCs w:val="24"/>
        </w:rPr>
        <w:t xml:space="preserve">Barford, K. A., &amp; Smillie, L. D. (2016). Openness and other Big Five traits in relation to dispositional mixed emotions. </w:t>
      </w:r>
      <w:r w:rsidRPr="0020552E">
        <w:rPr>
          <w:rFonts w:asciiTheme="minorBidi" w:hAnsiTheme="minorBidi" w:cstheme="minorBidi"/>
          <w:i/>
          <w:szCs w:val="24"/>
        </w:rPr>
        <w:t>Personality and Individual Differences</w:t>
      </w:r>
      <w:r w:rsidRPr="0020552E">
        <w:rPr>
          <w:rFonts w:asciiTheme="minorBidi" w:hAnsiTheme="minorBidi" w:cstheme="minorBidi"/>
          <w:szCs w:val="24"/>
        </w:rPr>
        <w:t>, 102, 118-122.</w:t>
      </w:r>
    </w:p>
    <w:p w14:paraId="0B029B9A" w14:textId="157007DB" w:rsidR="001D5DA8" w:rsidRDefault="001D5DA8" w:rsidP="004F463C">
      <w:pPr>
        <w:pStyle w:val="EndNoteBibliography"/>
        <w:widowControl w:val="0"/>
        <w:spacing w:after="0"/>
        <w:ind w:left="720" w:hanging="720"/>
        <w:contextualSpacing/>
        <w:rPr>
          <w:ins w:id="431" w:author="A P Christensen" w:date="2018-03-04T07:31:00Z"/>
          <w:rFonts w:asciiTheme="minorBidi" w:hAnsiTheme="minorBidi" w:cstheme="minorBidi"/>
          <w:szCs w:val="24"/>
        </w:rPr>
      </w:pPr>
      <w:r w:rsidRPr="008653CF">
        <w:rPr>
          <w:rFonts w:asciiTheme="minorBidi" w:hAnsiTheme="minorBidi" w:cstheme="minorBidi"/>
          <w:szCs w:val="24"/>
        </w:rPr>
        <w:t xml:space="preserve">Barfuss, W., Massara, G. P., Di Matteo, T., &amp; Aste, T. (2016). Parsimonious modeling with information filtering networks. </w:t>
      </w:r>
      <w:r w:rsidRPr="008653CF">
        <w:rPr>
          <w:rFonts w:asciiTheme="minorBidi" w:hAnsiTheme="minorBidi" w:cstheme="minorBidi"/>
          <w:i/>
          <w:szCs w:val="24"/>
        </w:rPr>
        <w:t>Physical Review E</w:t>
      </w:r>
      <w:r w:rsidRPr="008653CF">
        <w:rPr>
          <w:rFonts w:asciiTheme="minorBidi" w:hAnsiTheme="minorBidi" w:cstheme="minorBidi"/>
          <w:szCs w:val="24"/>
        </w:rPr>
        <w:t xml:space="preserve">, </w:t>
      </w:r>
      <w:r w:rsidRPr="008653CF">
        <w:rPr>
          <w:rFonts w:asciiTheme="minorBidi" w:hAnsiTheme="minorBidi" w:cstheme="minorBidi"/>
          <w:i/>
          <w:szCs w:val="24"/>
        </w:rPr>
        <w:t>94</w:t>
      </w:r>
      <w:r w:rsidRPr="008653CF">
        <w:rPr>
          <w:rFonts w:asciiTheme="minorBidi" w:hAnsiTheme="minorBidi" w:cstheme="minorBidi"/>
          <w:szCs w:val="24"/>
        </w:rPr>
        <w:t>(6), 062306.</w:t>
      </w:r>
    </w:p>
    <w:p w14:paraId="05EA0673" w14:textId="382484FD" w:rsidR="00D360ED" w:rsidRDefault="00D360ED" w:rsidP="004F463C">
      <w:pPr>
        <w:pStyle w:val="EndNoteBibliography"/>
        <w:widowControl w:val="0"/>
        <w:spacing w:after="0"/>
        <w:ind w:left="720" w:hanging="720"/>
        <w:contextualSpacing/>
        <w:rPr>
          <w:ins w:id="432" w:author="A P Christensen" w:date="2018-03-04T07:36:00Z"/>
          <w:rFonts w:asciiTheme="minorBidi" w:hAnsiTheme="minorBidi" w:cstheme="minorBidi"/>
          <w:szCs w:val="24"/>
        </w:rPr>
      </w:pPr>
      <w:ins w:id="433" w:author="A P Christensen" w:date="2018-03-04T07:31:00Z">
        <w:r w:rsidRPr="00D360ED">
          <w:rPr>
            <w:rFonts w:asciiTheme="minorBidi" w:hAnsiTheme="minorBidi" w:cstheme="minorBidi"/>
            <w:szCs w:val="24"/>
          </w:rPr>
          <w:t>Chamorro</w:t>
        </w:r>
        <w:r w:rsidRPr="00D360ED">
          <w:rPr>
            <w:rFonts w:ascii="Cambria Math" w:hAnsi="Cambria Math" w:cs="Cambria Math"/>
            <w:szCs w:val="24"/>
          </w:rPr>
          <w:t>‐</w:t>
        </w:r>
        <w:r w:rsidRPr="00D360ED">
          <w:rPr>
            <w:rFonts w:asciiTheme="minorBidi" w:hAnsiTheme="minorBidi" w:cstheme="minorBidi"/>
            <w:szCs w:val="24"/>
          </w:rPr>
          <w:t>Premuzic, T., &amp; Furnham, A. (2004). A possible model for understanding the personality</w:t>
        </w:r>
        <w:r w:rsidRPr="00D360ED">
          <w:rPr>
            <w:rFonts w:ascii="Cambria Math" w:hAnsi="Cambria Math" w:cs="Cambria Math"/>
            <w:szCs w:val="24"/>
          </w:rPr>
          <w:t>‐</w:t>
        </w:r>
        <w:r w:rsidRPr="00D360ED">
          <w:rPr>
            <w:rFonts w:asciiTheme="minorBidi" w:hAnsiTheme="minorBidi" w:cstheme="minorBidi"/>
            <w:szCs w:val="24"/>
          </w:rPr>
          <w:t xml:space="preserve">intelligence interface. </w:t>
        </w:r>
        <w:r w:rsidRPr="00D360ED">
          <w:rPr>
            <w:rFonts w:asciiTheme="minorBidi" w:hAnsiTheme="minorBidi" w:cstheme="minorBidi"/>
            <w:i/>
            <w:szCs w:val="24"/>
          </w:rPr>
          <w:t>British Journal of Psychology</w:t>
        </w:r>
        <w:r w:rsidRPr="00D360ED">
          <w:rPr>
            <w:rFonts w:asciiTheme="minorBidi" w:hAnsiTheme="minorBidi" w:cstheme="minorBidi"/>
            <w:szCs w:val="24"/>
          </w:rPr>
          <w:t xml:space="preserve">, </w:t>
        </w:r>
        <w:r w:rsidRPr="00D360ED">
          <w:rPr>
            <w:rFonts w:asciiTheme="minorBidi" w:hAnsiTheme="minorBidi" w:cstheme="minorBidi"/>
            <w:i/>
            <w:szCs w:val="24"/>
          </w:rPr>
          <w:t>95</w:t>
        </w:r>
        <w:r w:rsidRPr="00D360ED">
          <w:rPr>
            <w:rFonts w:asciiTheme="minorBidi" w:hAnsiTheme="minorBidi" w:cstheme="minorBidi"/>
            <w:szCs w:val="24"/>
          </w:rPr>
          <w:t>(2), 249-264.</w:t>
        </w:r>
      </w:ins>
    </w:p>
    <w:p w14:paraId="5540515C" w14:textId="79C65C0A" w:rsidR="006E393F" w:rsidRPr="003E6580" w:rsidRDefault="006E393F" w:rsidP="004F463C">
      <w:pPr>
        <w:pStyle w:val="EndNoteBibliography"/>
        <w:widowControl w:val="0"/>
        <w:spacing w:after="0"/>
        <w:ind w:left="720" w:hanging="720"/>
        <w:contextualSpacing/>
        <w:rPr>
          <w:rFonts w:asciiTheme="minorBidi" w:hAnsiTheme="minorBidi" w:cstheme="minorBidi"/>
          <w:szCs w:val="24"/>
        </w:rPr>
      </w:pPr>
      <w:r w:rsidRPr="006E393F">
        <w:rPr>
          <w:rFonts w:asciiTheme="minorBidi" w:hAnsiTheme="minorBidi" w:cstheme="minorBidi"/>
          <w:szCs w:val="24"/>
        </w:rPr>
        <w:t>Christensen, A.</w:t>
      </w:r>
      <w:r w:rsidR="000C6AB7">
        <w:rPr>
          <w:rFonts w:asciiTheme="minorBidi" w:hAnsiTheme="minorBidi" w:cstheme="minorBidi"/>
          <w:szCs w:val="24"/>
        </w:rPr>
        <w:t xml:space="preserve"> </w:t>
      </w:r>
      <w:r w:rsidRPr="006E393F">
        <w:rPr>
          <w:rFonts w:asciiTheme="minorBidi" w:hAnsiTheme="minorBidi" w:cstheme="minorBidi"/>
          <w:szCs w:val="24"/>
        </w:rPr>
        <w:t>P. (201</w:t>
      </w:r>
      <w:ins w:id="434" w:author="A P Christensen" w:date="2018-03-03T10:21:00Z">
        <w:r w:rsidR="00541901">
          <w:rPr>
            <w:rFonts w:asciiTheme="minorBidi" w:hAnsiTheme="minorBidi" w:cstheme="minorBidi"/>
            <w:szCs w:val="24"/>
          </w:rPr>
          <w:t>8</w:t>
        </w:r>
      </w:ins>
      <w:del w:id="435" w:author="A P Christensen" w:date="2018-03-03T10:21:00Z">
        <w:r w:rsidRPr="006E393F" w:rsidDel="00541901">
          <w:rPr>
            <w:rFonts w:asciiTheme="minorBidi" w:hAnsiTheme="minorBidi" w:cstheme="minorBidi"/>
            <w:szCs w:val="24"/>
          </w:rPr>
          <w:delText>7</w:delText>
        </w:r>
      </w:del>
      <w:r w:rsidRPr="006E393F">
        <w:rPr>
          <w:rFonts w:asciiTheme="minorBidi" w:hAnsiTheme="minorBidi" w:cstheme="minorBidi"/>
          <w:szCs w:val="24"/>
        </w:rPr>
        <w:t xml:space="preserve">). </w:t>
      </w:r>
      <w:r w:rsidRPr="001932A4">
        <w:rPr>
          <w:rFonts w:asciiTheme="minorBidi" w:hAnsiTheme="minorBidi" w:cstheme="minorBidi"/>
          <w:i/>
          <w:szCs w:val="24"/>
        </w:rPr>
        <w:t xml:space="preserve">NetworkToolbox: </w:t>
      </w:r>
      <w:del w:id="436" w:author="A P Christensen" w:date="2018-03-03T10:21:00Z">
        <w:r w:rsidRPr="001932A4" w:rsidDel="00541901">
          <w:rPr>
            <w:rFonts w:asciiTheme="minorBidi" w:hAnsiTheme="minorBidi" w:cstheme="minorBidi"/>
            <w:i/>
            <w:szCs w:val="24"/>
          </w:rPr>
          <w:delText>Network filtering methods and mea</w:delText>
        </w:r>
        <w:r w:rsidR="0064424A" w:rsidRPr="001932A4" w:rsidDel="00541901">
          <w:rPr>
            <w:rFonts w:asciiTheme="minorBidi" w:hAnsiTheme="minorBidi" w:cstheme="minorBidi"/>
            <w:i/>
            <w:szCs w:val="24"/>
          </w:rPr>
          <w:delText>sures</w:delText>
        </w:r>
      </w:del>
      <w:ins w:id="437" w:author="A P Christensen" w:date="2018-03-03T10:21:00Z">
        <w:r w:rsidR="00541901" w:rsidRPr="001932A4">
          <w:rPr>
            <w:rFonts w:asciiTheme="minorBidi" w:hAnsiTheme="minorBidi" w:cstheme="minorBidi"/>
            <w:i/>
            <w:szCs w:val="24"/>
          </w:rPr>
          <w:t xml:space="preserve">Methods and measures </w:t>
        </w:r>
      </w:ins>
      <w:ins w:id="438" w:author="A P Christensen" w:date="2018-03-03T10:22:00Z">
        <w:r w:rsidR="00541901" w:rsidRPr="001932A4">
          <w:rPr>
            <w:rFonts w:asciiTheme="minorBidi" w:hAnsiTheme="minorBidi" w:cstheme="minorBidi"/>
            <w:i/>
            <w:szCs w:val="24"/>
          </w:rPr>
          <w:t>for brain, cognitive, and psychometric network analysis</w:t>
        </w:r>
      </w:ins>
      <w:r w:rsidR="0064424A">
        <w:rPr>
          <w:rFonts w:asciiTheme="minorBidi" w:hAnsiTheme="minorBidi" w:cstheme="minorBidi"/>
          <w:szCs w:val="24"/>
        </w:rPr>
        <w:t xml:space="preserve">. R package version </w:t>
      </w:r>
      <w:del w:id="439" w:author="A P Christensen" w:date="2018-03-03T10:22:00Z">
        <w:r w:rsidR="0064424A" w:rsidDel="00541901">
          <w:rPr>
            <w:rFonts w:asciiTheme="minorBidi" w:hAnsiTheme="minorBidi" w:cstheme="minorBidi"/>
            <w:szCs w:val="24"/>
          </w:rPr>
          <w:delText>0.0.1.1</w:delText>
        </w:r>
      </w:del>
      <w:ins w:id="440" w:author="A P Christensen" w:date="2018-03-03T10:22:00Z">
        <w:r w:rsidR="00541901">
          <w:rPr>
            <w:rFonts w:asciiTheme="minorBidi" w:hAnsiTheme="minorBidi" w:cstheme="minorBidi"/>
            <w:szCs w:val="24"/>
          </w:rPr>
          <w:t>1.0.0</w:t>
        </w:r>
      </w:ins>
      <w:r w:rsidRPr="006E393F">
        <w:rPr>
          <w:rFonts w:asciiTheme="minorBidi" w:hAnsiTheme="minorBidi" w:cstheme="minorBidi"/>
          <w:szCs w:val="24"/>
        </w:rPr>
        <w:t xml:space="preserve">. Available from </w:t>
      </w:r>
      <w:hyperlink r:id="rId10" w:history="1">
        <w:r w:rsidRPr="00011658">
          <w:rPr>
            <w:rStyle w:val="Hyperlink"/>
            <w:rFonts w:asciiTheme="minorBidi" w:hAnsiTheme="minorBidi" w:cstheme="minorBidi"/>
            <w:szCs w:val="24"/>
          </w:rPr>
          <w:t>https://github.com/AlexChristensen/NetworkToolbox</w:t>
        </w:r>
      </w:hyperlink>
    </w:p>
    <w:p w14:paraId="2D108E13" w14:textId="0363F753" w:rsidR="00481111" w:rsidRPr="00541901" w:rsidRDefault="0006453B" w:rsidP="004F463C">
      <w:pPr>
        <w:widowControl w:val="0"/>
        <w:ind w:left="720" w:hanging="720"/>
        <w:contextualSpacing/>
      </w:pPr>
      <w:r>
        <w:t>Christensen, A. P., Kenett, Y. N., Aste, T., Silvia, P. J., &amp; Kwapil, T. R. (</w:t>
      </w:r>
      <w:del w:id="441" w:author="A P Christensen" w:date="2018-03-03T10:22:00Z">
        <w:r w:rsidDel="00541901">
          <w:delText>under review</w:delText>
        </w:r>
      </w:del>
      <w:ins w:id="442" w:author="A P Christensen" w:date="2018-03-03T10:22:00Z">
        <w:r w:rsidR="00541901">
          <w:t>2018</w:t>
        </w:r>
      </w:ins>
      <w:r>
        <w:t xml:space="preserve">). </w:t>
      </w:r>
      <w:r w:rsidRPr="003F1CA8">
        <w:t>Network structure of the Wisconsin Schizotypy Scales-Short Forms: Examining psychometric filtering approaches.</w:t>
      </w:r>
      <w:ins w:id="443" w:author="A P Christensen" w:date="2018-03-03T10:22:00Z">
        <w:r w:rsidR="00541901">
          <w:t xml:space="preserve"> </w:t>
        </w:r>
        <w:r w:rsidR="00541901">
          <w:rPr>
            <w:i/>
          </w:rPr>
          <w:t>Behavior Research Methods</w:t>
        </w:r>
        <w:r w:rsidR="00541901">
          <w:t xml:space="preserve">. doi: </w:t>
        </w:r>
      </w:ins>
      <w:ins w:id="444" w:author="A P Christensen" w:date="2018-03-03T10:23:00Z">
        <w:r w:rsidR="00541901" w:rsidRPr="00541901">
          <w:t>10.3758/s13428-018-1032-9</w:t>
        </w:r>
      </w:ins>
    </w:p>
    <w:p w14:paraId="04A6F4BD" w14:textId="09859C5E" w:rsidR="00907267" w:rsidRPr="008653CF" w:rsidRDefault="00907267" w:rsidP="004F463C">
      <w:pPr>
        <w:widowControl w:val="0"/>
        <w:ind w:left="720" w:hanging="720"/>
        <w:contextualSpacing/>
      </w:pPr>
      <w:r w:rsidRPr="00907267">
        <w:t xml:space="preserve">Chen, J., &amp; Chen, Z. (2008). Extended Bayesian information criteria for model selection with large model spaces. </w:t>
      </w:r>
      <w:r w:rsidRPr="00907267">
        <w:rPr>
          <w:i/>
        </w:rPr>
        <w:t>Biometrika</w:t>
      </w:r>
      <w:r w:rsidRPr="00907267">
        <w:t xml:space="preserve">, </w:t>
      </w:r>
      <w:r w:rsidRPr="00907267">
        <w:rPr>
          <w:i/>
        </w:rPr>
        <w:t>95</w:t>
      </w:r>
      <w:r w:rsidRPr="00907267">
        <w:t>(3), 759-771.</w:t>
      </w:r>
    </w:p>
    <w:p w14:paraId="6F2743A5" w14:textId="77777777" w:rsidR="00FF5C48" w:rsidRDefault="00FF5C48" w:rsidP="004F463C">
      <w:pPr>
        <w:widowControl w:val="0"/>
        <w:ind w:left="720" w:hanging="720"/>
        <w:contextualSpacing/>
      </w:pPr>
      <w:r w:rsidRPr="00FF5C48">
        <w:t>Connelly, B. S., Ones, D. S., &amp; Chernyshenko, O. S. (2014</w:t>
      </w:r>
      <w:r w:rsidR="00D52B6E">
        <w:t>a</w:t>
      </w:r>
      <w:r w:rsidRPr="00FF5C48">
        <w:t>). Introducing the special section on openness to experience: Review of openness taxonomies, measurement, and nomological net. </w:t>
      </w:r>
      <w:r w:rsidRPr="00FF5C48">
        <w:rPr>
          <w:i/>
          <w:iCs/>
        </w:rPr>
        <w:t>Journal of Personality Assessment</w:t>
      </w:r>
      <w:r w:rsidRPr="00FF5C48">
        <w:t>, </w:t>
      </w:r>
      <w:r w:rsidRPr="00FF5C48">
        <w:rPr>
          <w:i/>
          <w:iCs/>
        </w:rPr>
        <w:t>96</w:t>
      </w:r>
      <w:r w:rsidRPr="00FF5C48">
        <w:t>(1), 1-16.</w:t>
      </w:r>
    </w:p>
    <w:p w14:paraId="505AFB7D" w14:textId="0CBB5534" w:rsidR="00FF5C48" w:rsidRDefault="00FF5C48" w:rsidP="004F463C">
      <w:pPr>
        <w:widowControl w:val="0"/>
        <w:ind w:left="720" w:hanging="720"/>
        <w:contextualSpacing/>
      </w:pPr>
      <w:r w:rsidRPr="00FF5C48">
        <w:t>Connelly, B. S., Ones, D. S., Davies, S. E., &amp; Birkland, A. (2014</w:t>
      </w:r>
      <w:r w:rsidR="00D52B6E">
        <w:t>b</w:t>
      </w:r>
      <w:r w:rsidRPr="00FF5C48">
        <w:t>). Opening up openness: A theoretical sort following critical incidents methodology and a meta-analytic investigation of the trait family measures. </w:t>
      </w:r>
      <w:r>
        <w:rPr>
          <w:i/>
          <w:iCs/>
        </w:rPr>
        <w:t>Journal of Personality A</w:t>
      </w:r>
      <w:r w:rsidRPr="00FF5C48">
        <w:rPr>
          <w:i/>
          <w:iCs/>
        </w:rPr>
        <w:t>ssessment</w:t>
      </w:r>
      <w:r w:rsidRPr="00FF5C48">
        <w:t>, </w:t>
      </w:r>
      <w:r w:rsidRPr="00FF5C48">
        <w:rPr>
          <w:i/>
          <w:iCs/>
        </w:rPr>
        <w:t>96</w:t>
      </w:r>
      <w:r w:rsidRPr="00FF5C48">
        <w:t>, 17-28.</w:t>
      </w:r>
    </w:p>
    <w:p w14:paraId="4D6ECFA3" w14:textId="77777777" w:rsidR="00B80699" w:rsidRDefault="00B80699" w:rsidP="004F463C">
      <w:pPr>
        <w:widowControl w:val="0"/>
        <w:ind w:left="720" w:hanging="720"/>
        <w:contextualSpacing/>
      </w:pPr>
      <w:r w:rsidRPr="00B80699">
        <w:t>Costa, P. T., &amp; McCrae, R. R. (1992). Four ways five factors are basic. </w:t>
      </w:r>
      <w:r>
        <w:rPr>
          <w:i/>
          <w:iCs/>
        </w:rPr>
        <w:t>Personality and Individual D</w:t>
      </w:r>
      <w:r w:rsidRPr="00B80699">
        <w:rPr>
          <w:i/>
          <w:iCs/>
        </w:rPr>
        <w:t>ifferences</w:t>
      </w:r>
      <w:r w:rsidRPr="00B80699">
        <w:t>, </w:t>
      </w:r>
      <w:r w:rsidRPr="00B80699">
        <w:rPr>
          <w:i/>
          <w:iCs/>
        </w:rPr>
        <w:t>13</w:t>
      </w:r>
      <w:r w:rsidRPr="00B80699">
        <w:t>(6), 653-665.</w:t>
      </w:r>
    </w:p>
    <w:p w14:paraId="2F208944" w14:textId="69548298" w:rsidR="00C34EE9" w:rsidRDefault="00C34EE9" w:rsidP="004F463C">
      <w:pPr>
        <w:pStyle w:val="EndNoteBibliography"/>
        <w:widowControl w:val="0"/>
        <w:spacing w:after="0"/>
        <w:ind w:left="720" w:hanging="720"/>
        <w:contextualSpacing/>
        <w:rPr>
          <w:szCs w:val="24"/>
        </w:rPr>
      </w:pPr>
      <w:r w:rsidRPr="005E3E7C">
        <w:rPr>
          <w:szCs w:val="24"/>
        </w:rPr>
        <w:lastRenderedPageBreak/>
        <w:t xml:space="preserve">Costantini, G., Epskamp, S., Borsboom, D., Perugini, M., Mõttus, R., Waldorp, L. J., &amp; Cramer, A. O. J. (2015). State of the aRt personality research: A tutorial on network analysis of personality data in R. </w:t>
      </w:r>
      <w:r w:rsidRPr="005E3E7C">
        <w:rPr>
          <w:i/>
          <w:szCs w:val="24"/>
        </w:rPr>
        <w:t>Journal of Research in Personality, 54</w:t>
      </w:r>
      <w:r w:rsidRPr="005E3E7C">
        <w:rPr>
          <w:szCs w:val="24"/>
        </w:rPr>
        <w:t>, 13-29.</w:t>
      </w:r>
    </w:p>
    <w:p w14:paraId="6A22F2CF" w14:textId="2433AC98" w:rsidR="00B76163" w:rsidRPr="00C34EE9" w:rsidRDefault="00B76163" w:rsidP="004F463C">
      <w:pPr>
        <w:pStyle w:val="EndNoteBibliography"/>
        <w:widowControl w:val="0"/>
        <w:spacing w:after="0"/>
        <w:ind w:left="720" w:hanging="720"/>
        <w:contextualSpacing/>
        <w:rPr>
          <w:szCs w:val="24"/>
        </w:rPr>
      </w:pPr>
      <w:r w:rsidRPr="00B76163">
        <w:rPr>
          <w:szCs w:val="24"/>
        </w:rPr>
        <w:t xml:space="preserve">Costantini, G., &amp; Perugini, M. (2016). The network of conscientiousness. </w:t>
      </w:r>
      <w:r w:rsidRPr="00DE4A9E">
        <w:rPr>
          <w:i/>
          <w:szCs w:val="24"/>
        </w:rPr>
        <w:t>Journal of Research in Personality</w:t>
      </w:r>
      <w:r w:rsidRPr="00B76163">
        <w:rPr>
          <w:szCs w:val="24"/>
        </w:rPr>
        <w:t>, 65, 68-88.</w:t>
      </w:r>
    </w:p>
    <w:p w14:paraId="0E3EC282" w14:textId="7A592C26" w:rsidR="00FF5C48" w:rsidRDefault="00FF5C48" w:rsidP="004F463C">
      <w:pPr>
        <w:widowControl w:val="0"/>
        <w:ind w:left="720" w:hanging="720"/>
        <w:contextualSpacing/>
      </w:pPr>
      <w:r w:rsidRPr="00FF5C48">
        <w:t>Costantini, G., Richetin, J., Preti, E., Casini, E., Epskamp, S., &amp; Perugini, M. (2017). Stability and vari</w:t>
      </w:r>
      <w:r w:rsidR="00F72C6E">
        <w:t>ability of personality networks:</w:t>
      </w:r>
      <w:r w:rsidRPr="00FF5C48">
        <w:t xml:space="preserve"> A tutorial on recent developments in network psychometrics. </w:t>
      </w:r>
      <w:r w:rsidRPr="00FF5C48">
        <w:rPr>
          <w:i/>
          <w:iCs/>
        </w:rPr>
        <w:t>Personality and Individual Differences</w:t>
      </w:r>
      <w:r w:rsidRPr="00FF5C48">
        <w:t>.</w:t>
      </w:r>
    </w:p>
    <w:p w14:paraId="741AC296" w14:textId="44895F0C" w:rsidR="000C1C4C" w:rsidRPr="00F763BF" w:rsidRDefault="000C1C4C" w:rsidP="004F463C">
      <w:pPr>
        <w:widowControl w:val="0"/>
        <w:ind w:left="720" w:hanging="720"/>
        <w:contextualSpacing/>
      </w:pPr>
      <w:r w:rsidRPr="000C1C4C">
        <w:t xml:space="preserve">Cotter, </w:t>
      </w:r>
      <w:r>
        <w:t xml:space="preserve">K. N., </w:t>
      </w:r>
      <w:r w:rsidRPr="000C1C4C">
        <w:t xml:space="preserve">Silvia, </w:t>
      </w:r>
      <w:r>
        <w:t xml:space="preserve">P. J., </w:t>
      </w:r>
      <w:r w:rsidRPr="000C1C4C">
        <w:t>&amp; Fayn</w:t>
      </w:r>
      <w:r>
        <w:t xml:space="preserve">, K. </w:t>
      </w:r>
      <w:r w:rsidRPr="000C1C4C">
        <w:t xml:space="preserve">(in press). What does feeling like crying when listening to music feel like? </w:t>
      </w:r>
      <w:r w:rsidRPr="009B3753">
        <w:rPr>
          <w:i/>
        </w:rPr>
        <w:t>Psychology of Aesthetics, Creativity, and the Arts</w:t>
      </w:r>
      <w:r w:rsidRPr="000C1C4C">
        <w:t>.</w:t>
      </w:r>
    </w:p>
    <w:p w14:paraId="18B8AFAC" w14:textId="3ABFD5AB" w:rsidR="00FF5C48" w:rsidRDefault="00FF5C48" w:rsidP="004F463C">
      <w:pPr>
        <w:widowControl w:val="0"/>
        <w:ind w:left="720" w:hanging="720"/>
        <w:contextualSpacing/>
      </w:pPr>
      <w:r w:rsidRPr="00FF5C48">
        <w:t>Cramer, A. O., Sluis, S., Noordhof, A., Wichers, M., Geschwind, N., Aggen, S. H., ... &amp; Borsboom, D. (2012). Dimensions of normal personality as networks in search of equilibrium: You can</w:t>
      </w:r>
      <w:r w:rsidR="00694FC5">
        <w:t>’</w:t>
      </w:r>
      <w:r w:rsidRPr="00FF5C48">
        <w:t>t like parties if you don</w:t>
      </w:r>
      <w:r w:rsidR="00F8347F">
        <w:t>’</w:t>
      </w:r>
      <w:r w:rsidRPr="00FF5C48">
        <w:t>t like people. </w:t>
      </w:r>
      <w:r w:rsidRPr="00FF5C48">
        <w:rPr>
          <w:i/>
          <w:iCs/>
        </w:rPr>
        <w:t>European Journal of Personality</w:t>
      </w:r>
      <w:r w:rsidRPr="00FF5C48">
        <w:t>, </w:t>
      </w:r>
      <w:r w:rsidRPr="00FF5C48">
        <w:rPr>
          <w:i/>
          <w:iCs/>
        </w:rPr>
        <w:t>26</w:t>
      </w:r>
      <w:r w:rsidRPr="00FF5C48">
        <w:t>(4), 414-431.</w:t>
      </w:r>
    </w:p>
    <w:p w14:paraId="0038270A" w14:textId="47FAB5DF" w:rsidR="009D7A65" w:rsidRDefault="009D7A65" w:rsidP="004F463C">
      <w:pPr>
        <w:widowControl w:val="0"/>
        <w:ind w:left="720" w:hanging="720"/>
        <w:contextualSpacing/>
        <w:rPr>
          <w:color w:val="222222"/>
          <w:shd w:val="clear" w:color="auto" w:fill="FFFFFF"/>
        </w:rPr>
      </w:pPr>
      <w:r w:rsidRPr="009D7A65">
        <w:rPr>
          <w:color w:val="222222"/>
          <w:shd w:val="clear" w:color="auto" w:fill="FFFFFF"/>
        </w:rPr>
        <w:t>Cronbach, L. J. (1951). Coefficient alpha and the internal structure of tests.</w:t>
      </w:r>
      <w:r>
        <w:rPr>
          <w:color w:val="222222"/>
          <w:shd w:val="clear" w:color="auto" w:fill="FFFFFF"/>
        </w:rPr>
        <w:t xml:space="preserve"> </w:t>
      </w:r>
      <w:r w:rsidRPr="009D7A65">
        <w:rPr>
          <w:i/>
          <w:color w:val="222222"/>
          <w:shd w:val="clear" w:color="auto" w:fill="FFFFFF"/>
        </w:rPr>
        <w:t>P</w:t>
      </w:r>
      <w:r w:rsidRPr="009D7A65">
        <w:rPr>
          <w:i/>
          <w:iCs/>
          <w:color w:val="222222"/>
          <w:shd w:val="clear" w:color="auto" w:fill="FFFFFF"/>
        </w:rPr>
        <w:t>sychometrika</w:t>
      </w:r>
      <w:r w:rsidRPr="009D7A65">
        <w:rPr>
          <w:color w:val="222222"/>
          <w:shd w:val="clear" w:color="auto" w:fill="FFFFFF"/>
        </w:rPr>
        <w:t>,</w:t>
      </w:r>
      <w:r>
        <w:rPr>
          <w:color w:val="222222"/>
          <w:shd w:val="clear" w:color="auto" w:fill="FFFFFF"/>
        </w:rPr>
        <w:t xml:space="preserve"> </w:t>
      </w:r>
      <w:r w:rsidRPr="009D7A65">
        <w:rPr>
          <w:i/>
          <w:color w:val="222222"/>
          <w:shd w:val="clear" w:color="auto" w:fill="FFFFFF"/>
        </w:rPr>
        <w:t>1</w:t>
      </w:r>
      <w:r w:rsidRPr="009D7A65">
        <w:rPr>
          <w:i/>
          <w:iCs/>
          <w:color w:val="222222"/>
          <w:shd w:val="clear" w:color="auto" w:fill="FFFFFF"/>
        </w:rPr>
        <w:t>6</w:t>
      </w:r>
      <w:r w:rsidRPr="009D7A65">
        <w:rPr>
          <w:color w:val="222222"/>
          <w:shd w:val="clear" w:color="auto" w:fill="FFFFFF"/>
        </w:rPr>
        <w:t>(3), 297-334.</w:t>
      </w:r>
    </w:p>
    <w:p w14:paraId="78201775" w14:textId="1F579482" w:rsidR="005F4355" w:rsidRPr="009D7A65" w:rsidRDefault="005F4355" w:rsidP="004F463C">
      <w:pPr>
        <w:widowControl w:val="0"/>
        <w:ind w:left="720" w:hanging="720"/>
        <w:contextualSpacing/>
        <w:rPr>
          <w:color w:val="222222"/>
          <w:shd w:val="clear" w:color="auto" w:fill="FFFFFF"/>
        </w:rPr>
      </w:pPr>
      <w:r w:rsidRPr="005F4355">
        <w:rPr>
          <w:color w:val="222222"/>
          <w:shd w:val="clear" w:color="auto" w:fill="FFFFFF"/>
        </w:rPr>
        <w:t xml:space="preserve">Csardi, G., &amp; Nepusz, T. (2006). The igraph software package for complex network research. </w:t>
      </w:r>
      <w:r w:rsidRPr="005F4355">
        <w:rPr>
          <w:i/>
          <w:color w:val="222222"/>
          <w:shd w:val="clear" w:color="auto" w:fill="FFFFFF"/>
        </w:rPr>
        <w:t>InterJournal, Complex Systems</w:t>
      </w:r>
      <w:r w:rsidRPr="005F4355">
        <w:rPr>
          <w:color w:val="222222"/>
          <w:shd w:val="clear" w:color="auto" w:fill="FFFFFF"/>
        </w:rPr>
        <w:t xml:space="preserve">, </w:t>
      </w:r>
      <w:r w:rsidRPr="005F4355">
        <w:rPr>
          <w:i/>
          <w:color w:val="222222"/>
          <w:shd w:val="clear" w:color="auto" w:fill="FFFFFF"/>
        </w:rPr>
        <w:t>1695</w:t>
      </w:r>
      <w:r w:rsidRPr="005F4355">
        <w:rPr>
          <w:color w:val="222222"/>
          <w:shd w:val="clear" w:color="auto" w:fill="FFFFFF"/>
        </w:rPr>
        <w:t>(5), 1-9.</w:t>
      </w:r>
    </w:p>
    <w:p w14:paraId="053E5E0A" w14:textId="77777777" w:rsidR="00DE1A84" w:rsidRDefault="00DE1A84" w:rsidP="004F463C">
      <w:pPr>
        <w:widowControl w:val="0"/>
        <w:ind w:left="720" w:hanging="720"/>
        <w:contextualSpacing/>
      </w:pPr>
      <w:r w:rsidRPr="00DE1A84">
        <w:t>DeYoung, C. G., Grazioplene, R. G., &amp; Peterson, J. B. (2012). From madness to genius: The Openness/Intellect trait domain as a paradoxical simplex. </w:t>
      </w:r>
      <w:r w:rsidRPr="00DE1A84">
        <w:rPr>
          <w:i/>
          <w:iCs/>
        </w:rPr>
        <w:t>Journal of Research in Personality</w:t>
      </w:r>
      <w:r w:rsidRPr="00DE1A84">
        <w:t>, </w:t>
      </w:r>
      <w:r w:rsidRPr="00DE1A84">
        <w:rPr>
          <w:i/>
          <w:iCs/>
        </w:rPr>
        <w:t>46</w:t>
      </w:r>
      <w:r w:rsidRPr="00DE1A84">
        <w:t>(1), 63-78.</w:t>
      </w:r>
    </w:p>
    <w:p w14:paraId="44AA49F9" w14:textId="77777777" w:rsidR="00284307" w:rsidRDefault="00284307" w:rsidP="004F463C">
      <w:pPr>
        <w:widowControl w:val="0"/>
        <w:ind w:left="720" w:hanging="720"/>
        <w:contextualSpacing/>
      </w:pPr>
      <w:r w:rsidRPr="00284307">
        <w:t>DeYoung, C. G., Shamosh, N. A., Green, A. E., Braver, T. S., &amp; Gray, J. R. (2009). Intellect as distinct from openness: Differences revealed by fMRI of working memory. </w:t>
      </w:r>
      <w:r w:rsidRPr="00284307">
        <w:rPr>
          <w:i/>
          <w:iCs/>
        </w:rPr>
        <w:t xml:space="preserve">Journal of </w:t>
      </w:r>
      <w:r w:rsidRPr="00284307">
        <w:rPr>
          <w:i/>
          <w:iCs/>
        </w:rPr>
        <w:lastRenderedPageBreak/>
        <w:t>Personality and Social Psychology, 97</w:t>
      </w:r>
      <w:r w:rsidRPr="00284307">
        <w:t>(5), 883-892.</w:t>
      </w:r>
    </w:p>
    <w:p w14:paraId="53E4C157" w14:textId="77777777" w:rsidR="00FF5C48" w:rsidRDefault="00FF5C48" w:rsidP="004F463C">
      <w:pPr>
        <w:widowControl w:val="0"/>
        <w:ind w:left="720" w:hanging="720"/>
        <w:contextualSpacing/>
      </w:pPr>
      <w:r w:rsidRPr="00FF5C48">
        <w:t>DeYoung, C. G., Quilty, L. C., &amp; Peterson, J. B. (2007). Between facets and domains: 10 aspects of the Big Five. </w:t>
      </w:r>
      <w:r w:rsidRPr="00FF5C48">
        <w:rPr>
          <w:i/>
          <w:iCs/>
        </w:rPr>
        <w:t xml:space="preserve">Journal of </w:t>
      </w:r>
      <w:r>
        <w:rPr>
          <w:i/>
          <w:iCs/>
        </w:rPr>
        <w:t>Personality and Social P</w:t>
      </w:r>
      <w:r w:rsidRPr="00FF5C48">
        <w:rPr>
          <w:i/>
          <w:iCs/>
        </w:rPr>
        <w:t>sychology</w:t>
      </w:r>
      <w:r w:rsidRPr="00FF5C48">
        <w:t>, </w:t>
      </w:r>
      <w:r w:rsidRPr="00FF5C48">
        <w:rPr>
          <w:i/>
          <w:iCs/>
        </w:rPr>
        <w:t>93</w:t>
      </w:r>
      <w:r w:rsidRPr="00FF5C48">
        <w:t>(5), 880</w:t>
      </w:r>
      <w:r>
        <w:t>-896</w:t>
      </w:r>
      <w:r w:rsidRPr="00FF5C48">
        <w:t>.</w:t>
      </w:r>
    </w:p>
    <w:p w14:paraId="09D9FF2D" w14:textId="41E25FB6" w:rsidR="00D67991" w:rsidRDefault="00D67991" w:rsidP="004F463C">
      <w:pPr>
        <w:widowControl w:val="0"/>
        <w:ind w:left="720" w:hanging="720"/>
        <w:contextualSpacing/>
      </w:pPr>
      <w:r w:rsidRPr="00D67991">
        <w:t>DeYoung, C. G., Quilty, L. C., Peterson, J. B., &amp; Gray, J. R. (2014). Openness to experience, intellect, and cognitive ability. </w:t>
      </w:r>
      <w:r w:rsidRPr="00D67991">
        <w:rPr>
          <w:i/>
          <w:iCs/>
        </w:rPr>
        <w:t xml:space="preserve">Journal of </w:t>
      </w:r>
      <w:r>
        <w:rPr>
          <w:i/>
          <w:iCs/>
        </w:rPr>
        <w:t>Personality A</w:t>
      </w:r>
      <w:r w:rsidRPr="00D67991">
        <w:rPr>
          <w:i/>
          <w:iCs/>
        </w:rPr>
        <w:t>ssessment</w:t>
      </w:r>
      <w:r w:rsidRPr="00D67991">
        <w:t>, </w:t>
      </w:r>
      <w:r w:rsidRPr="00D67991">
        <w:rPr>
          <w:i/>
          <w:iCs/>
        </w:rPr>
        <w:t>96</w:t>
      </w:r>
      <w:r w:rsidRPr="00D67991">
        <w:t>(1), 46-52.</w:t>
      </w:r>
    </w:p>
    <w:p w14:paraId="36990441" w14:textId="78A8EC74" w:rsidR="009E3C76" w:rsidRDefault="009E3C76" w:rsidP="004F463C">
      <w:pPr>
        <w:widowControl w:val="0"/>
        <w:ind w:left="720" w:hanging="720"/>
        <w:contextualSpacing/>
        <w:rPr>
          <w:color w:val="000000" w:themeColor="text1"/>
        </w:rPr>
      </w:pPr>
      <w:r w:rsidRPr="00FE32CB">
        <w:rPr>
          <w:color w:val="000000" w:themeColor="text1"/>
        </w:rPr>
        <w:t xml:space="preserve">Eckes, T. (2011). </w:t>
      </w:r>
      <w:r w:rsidRPr="00FE32CB">
        <w:rPr>
          <w:i/>
          <w:color w:val="000000" w:themeColor="text1"/>
        </w:rPr>
        <w:t>Introduction to many-facet Rasch measurement: Analyzing and evaluating</w:t>
      </w:r>
      <w:r>
        <w:rPr>
          <w:i/>
          <w:color w:val="000000" w:themeColor="text1"/>
        </w:rPr>
        <w:t xml:space="preserve"> </w:t>
      </w:r>
      <w:r w:rsidRPr="00FE32CB">
        <w:rPr>
          <w:i/>
          <w:color w:val="000000" w:themeColor="text1"/>
        </w:rPr>
        <w:t>rater-mediated assessments</w:t>
      </w:r>
      <w:r w:rsidRPr="00FE32CB">
        <w:rPr>
          <w:color w:val="000000" w:themeColor="text1"/>
        </w:rPr>
        <w:t>. Frankfurt am Main, Germany: Peter Lang.</w:t>
      </w:r>
    </w:p>
    <w:p w14:paraId="03841BCD" w14:textId="3413BED8" w:rsidR="00C1283E" w:rsidRDefault="00C1283E" w:rsidP="00C1283E">
      <w:pPr>
        <w:widowControl w:val="0"/>
        <w:ind w:left="720" w:hanging="720"/>
        <w:contextualSpacing/>
        <w:rPr>
          <w:color w:val="000000" w:themeColor="text1"/>
        </w:rPr>
      </w:pPr>
      <w:r>
        <w:rPr>
          <w:color w:val="000000" w:themeColor="text1"/>
        </w:rPr>
        <w:t>E</w:t>
      </w:r>
      <w:r w:rsidRPr="00C1283E">
        <w:rPr>
          <w:color w:val="000000" w:themeColor="text1"/>
        </w:rPr>
        <w:t>pskamp S. 2016 Regularized Gaussian</w:t>
      </w:r>
      <w:r>
        <w:rPr>
          <w:color w:val="000000" w:themeColor="text1"/>
        </w:rPr>
        <w:t xml:space="preserve"> </w:t>
      </w:r>
      <w:r w:rsidRPr="00C1283E">
        <w:rPr>
          <w:color w:val="000000" w:themeColor="text1"/>
        </w:rPr>
        <w:t>psychologica</w:t>
      </w:r>
      <w:r>
        <w:rPr>
          <w:color w:val="000000" w:themeColor="text1"/>
        </w:rPr>
        <w:t>l networks: B</w:t>
      </w:r>
      <w:r w:rsidRPr="00C1283E">
        <w:rPr>
          <w:color w:val="000000" w:themeColor="text1"/>
        </w:rPr>
        <w:t>rief report on the</w:t>
      </w:r>
      <w:r>
        <w:rPr>
          <w:color w:val="000000" w:themeColor="text1"/>
        </w:rPr>
        <w:t xml:space="preserve"> </w:t>
      </w:r>
      <w:r w:rsidRPr="00C1283E">
        <w:rPr>
          <w:color w:val="000000" w:themeColor="text1"/>
        </w:rPr>
        <w:t>performance of extended BIC model selection</w:t>
      </w:r>
      <w:r>
        <w:rPr>
          <w:color w:val="000000" w:themeColor="text1"/>
        </w:rPr>
        <w:t xml:space="preserve">. </w:t>
      </w:r>
      <w:r w:rsidRPr="0091599B">
        <w:t>arXiv preprint</w:t>
      </w:r>
      <w:r>
        <w:rPr>
          <w:color w:val="000000" w:themeColor="text1"/>
        </w:rPr>
        <w:t xml:space="preserve"> </w:t>
      </w:r>
      <w:r w:rsidRPr="00C1283E">
        <w:rPr>
          <w:color w:val="000000" w:themeColor="text1"/>
        </w:rPr>
        <w:t>ar</w:t>
      </w:r>
      <w:r>
        <w:rPr>
          <w:color w:val="000000" w:themeColor="text1"/>
        </w:rPr>
        <w:t>X</w:t>
      </w:r>
      <w:r w:rsidRPr="00C1283E">
        <w:rPr>
          <w:color w:val="000000" w:themeColor="text1"/>
        </w:rPr>
        <w:t>iv</w:t>
      </w:r>
      <w:r>
        <w:rPr>
          <w:color w:val="000000" w:themeColor="text1"/>
        </w:rPr>
        <w:t xml:space="preserve">: </w:t>
      </w:r>
      <w:r w:rsidRPr="00C1283E">
        <w:rPr>
          <w:color w:val="000000" w:themeColor="text1"/>
        </w:rPr>
        <w:t>1606.05771.</w:t>
      </w:r>
    </w:p>
    <w:p w14:paraId="748D43ED" w14:textId="53BD963A" w:rsidR="007B6D14" w:rsidRPr="00C1283E" w:rsidRDefault="007B6D14" w:rsidP="00C1283E">
      <w:pPr>
        <w:widowControl w:val="0"/>
        <w:ind w:left="720" w:hanging="720"/>
        <w:contextualSpacing/>
        <w:rPr>
          <w:color w:val="000000" w:themeColor="text1"/>
        </w:rPr>
      </w:pPr>
      <w:r w:rsidRPr="007B6D14">
        <w:rPr>
          <w:color w:val="000000" w:themeColor="text1"/>
        </w:rPr>
        <w:t xml:space="preserve">Epskamp, S., Borsboom, D., &amp; Fried, E. I. (2017). Estimating psychological networks and their accuracy: A tutorial paper. </w:t>
      </w:r>
      <w:r w:rsidRPr="007B6D14">
        <w:rPr>
          <w:i/>
          <w:color w:val="000000" w:themeColor="text1"/>
        </w:rPr>
        <w:t>Behavior Research Methods</w:t>
      </w:r>
      <w:r w:rsidRPr="007B6D14">
        <w:rPr>
          <w:color w:val="000000" w:themeColor="text1"/>
        </w:rPr>
        <w:t>, 1-18.</w:t>
      </w:r>
    </w:p>
    <w:p w14:paraId="247EB10B" w14:textId="40A9CCC4" w:rsidR="00C91882" w:rsidRDefault="00C91882" w:rsidP="004F463C">
      <w:pPr>
        <w:widowControl w:val="0"/>
        <w:ind w:left="720" w:hanging="720"/>
        <w:contextualSpacing/>
      </w:pPr>
      <w:r w:rsidRPr="00C91882">
        <w:t>Epskamp, S., Cramer, A. O., Waldorp, L. J., Schmittmann, V. D., &amp; Borsboom, D. (2012). qgraph: Network visualizations of relationships in psychometric data. </w:t>
      </w:r>
      <w:r w:rsidRPr="00C91882">
        <w:rPr>
          <w:i/>
          <w:iCs/>
        </w:rPr>
        <w:t>Journal of Statistical Software</w:t>
      </w:r>
      <w:r w:rsidRPr="00C91882">
        <w:t>, </w:t>
      </w:r>
      <w:r w:rsidRPr="00C91882">
        <w:rPr>
          <w:i/>
          <w:iCs/>
        </w:rPr>
        <w:t>48</w:t>
      </w:r>
      <w:r w:rsidRPr="00C91882">
        <w:t>(4), 1-18.</w:t>
      </w:r>
    </w:p>
    <w:p w14:paraId="73B9BE0A" w14:textId="6EF13772" w:rsidR="00345F63" w:rsidRDefault="00345F63" w:rsidP="004F463C">
      <w:pPr>
        <w:widowControl w:val="0"/>
        <w:ind w:left="720" w:hanging="720"/>
        <w:contextualSpacing/>
      </w:pPr>
      <w:r w:rsidRPr="00180D25">
        <w:rPr>
          <w:color w:val="222222"/>
        </w:rPr>
        <w:t>E</w:t>
      </w:r>
      <w:r>
        <w:rPr>
          <w:color w:val="222222"/>
        </w:rPr>
        <w:t>pskamp, S., &amp; Fried, E. I. (2018</w:t>
      </w:r>
      <w:r w:rsidRPr="00180D25">
        <w:rPr>
          <w:color w:val="222222"/>
        </w:rPr>
        <w:t xml:space="preserve">). A tutorial on regularized partial correlation networks. </w:t>
      </w:r>
      <w:r>
        <w:rPr>
          <w:i/>
          <w:color w:val="222222"/>
        </w:rPr>
        <w:t>Psychological Methods</w:t>
      </w:r>
      <w:r>
        <w:rPr>
          <w:color w:val="222222"/>
        </w:rPr>
        <w:t>.</w:t>
      </w:r>
    </w:p>
    <w:p w14:paraId="0B1F094A" w14:textId="7D335308" w:rsidR="004B5A40" w:rsidRDefault="004B5A40" w:rsidP="004F463C">
      <w:pPr>
        <w:widowControl w:val="0"/>
        <w:ind w:left="720" w:hanging="720"/>
        <w:contextualSpacing/>
      </w:pPr>
      <w:r w:rsidRPr="004B5A40">
        <w:t>Epskamp, S., Rhemtulla, M., &amp; Borsboom, D. (201</w:t>
      </w:r>
      <w:r w:rsidR="00A35758">
        <w:t>7</w:t>
      </w:r>
      <w:r w:rsidRPr="004B5A40">
        <w:t>). Generalized network psychometrics: Combining network and latent variable models. </w:t>
      </w:r>
      <w:r w:rsidRPr="004B5A40">
        <w:rPr>
          <w:i/>
          <w:iCs/>
        </w:rPr>
        <w:t>Psychometrika</w:t>
      </w:r>
      <w:r w:rsidRPr="004B5A40">
        <w:t>, 1-24.</w:t>
      </w:r>
      <w:r w:rsidR="00A35758">
        <w:t xml:space="preserve"> doi: 1</w:t>
      </w:r>
      <w:r w:rsidR="00A35758" w:rsidRPr="00A35758">
        <w:t>0.1007/s11336-017-9557-x</w:t>
      </w:r>
    </w:p>
    <w:p w14:paraId="40B4083E" w14:textId="0D99B8F3" w:rsidR="00D52B6E" w:rsidRDefault="00D52B6E" w:rsidP="004F463C">
      <w:pPr>
        <w:widowControl w:val="0"/>
        <w:ind w:left="720" w:hanging="720"/>
        <w:contextualSpacing/>
      </w:pPr>
      <w:r>
        <w:t xml:space="preserve">Fiske, D.W. (1949). Consistency of the factorial structures of personality ratings from different sources. </w:t>
      </w:r>
      <w:r w:rsidRPr="00D52B6E">
        <w:rPr>
          <w:i/>
        </w:rPr>
        <w:t>Journal of Abnormal and Social Psychology</w:t>
      </w:r>
      <w:r>
        <w:t>, 44, 329–344.</w:t>
      </w:r>
    </w:p>
    <w:p w14:paraId="3B1FC492" w14:textId="3989B193" w:rsidR="00F872F5" w:rsidRPr="00F872F5" w:rsidRDefault="00F872F5" w:rsidP="004F463C">
      <w:pPr>
        <w:pStyle w:val="EndNoteBibliography"/>
        <w:widowControl w:val="0"/>
        <w:spacing w:after="0"/>
        <w:ind w:left="720" w:hanging="720"/>
        <w:contextualSpacing/>
        <w:rPr>
          <w:rFonts w:asciiTheme="minorBidi" w:hAnsiTheme="minorBidi" w:cstheme="minorBidi"/>
          <w:szCs w:val="24"/>
        </w:rPr>
      </w:pPr>
      <w:r w:rsidRPr="00C9773D">
        <w:rPr>
          <w:rFonts w:asciiTheme="minorBidi" w:hAnsiTheme="minorBidi" w:cstheme="minorBidi"/>
          <w:szCs w:val="24"/>
        </w:rPr>
        <w:t xml:space="preserve">Forbes, M. K., Wright, A. G. C., Markon, K. E., &amp; Krueger, R. F. (2017). Evidence that psychopathology symptom networks have limited replicability. </w:t>
      </w:r>
      <w:r w:rsidRPr="00C9773D">
        <w:rPr>
          <w:rFonts w:asciiTheme="minorBidi" w:hAnsiTheme="minorBidi" w:cstheme="minorBidi"/>
          <w:i/>
          <w:szCs w:val="24"/>
        </w:rPr>
        <w:t xml:space="preserve">Journal of Abnormal </w:t>
      </w:r>
      <w:r w:rsidRPr="00C9773D">
        <w:rPr>
          <w:rFonts w:asciiTheme="minorBidi" w:hAnsiTheme="minorBidi" w:cstheme="minorBidi"/>
          <w:i/>
          <w:szCs w:val="24"/>
        </w:rPr>
        <w:lastRenderedPageBreak/>
        <w:t>Psychology</w:t>
      </w:r>
      <w:r w:rsidR="00A35758" w:rsidRPr="00A35758">
        <w:rPr>
          <w:rFonts w:asciiTheme="minorBidi" w:hAnsiTheme="minorBidi" w:cstheme="minorBidi"/>
          <w:szCs w:val="24"/>
        </w:rPr>
        <w:t>,</w:t>
      </w:r>
      <w:r w:rsidR="00A35758">
        <w:rPr>
          <w:rFonts w:asciiTheme="minorBidi" w:hAnsiTheme="minorBidi" w:cstheme="minorBidi"/>
          <w:szCs w:val="24"/>
        </w:rPr>
        <w:t xml:space="preserve"> </w:t>
      </w:r>
      <w:r w:rsidR="00A35758" w:rsidRPr="00A35758">
        <w:rPr>
          <w:rFonts w:asciiTheme="minorBidi" w:hAnsiTheme="minorBidi" w:cstheme="minorBidi"/>
          <w:i/>
          <w:szCs w:val="24"/>
        </w:rPr>
        <w:t>126</w:t>
      </w:r>
      <w:r w:rsidR="00A35758">
        <w:rPr>
          <w:rFonts w:asciiTheme="minorBidi" w:hAnsiTheme="minorBidi" w:cstheme="minorBidi"/>
          <w:szCs w:val="24"/>
        </w:rPr>
        <w:t xml:space="preserve">(7), </w:t>
      </w:r>
      <w:r w:rsidR="00A35758" w:rsidRPr="00A35758">
        <w:rPr>
          <w:rFonts w:asciiTheme="minorBidi" w:hAnsiTheme="minorBidi" w:cstheme="minorBidi"/>
          <w:szCs w:val="24"/>
        </w:rPr>
        <w:t>969-988</w:t>
      </w:r>
      <w:r w:rsidR="00A35758">
        <w:rPr>
          <w:rFonts w:asciiTheme="minorBidi" w:hAnsiTheme="minorBidi" w:cstheme="minorBidi"/>
          <w:szCs w:val="24"/>
        </w:rPr>
        <w:t>.</w:t>
      </w:r>
    </w:p>
    <w:p w14:paraId="55ACFA61" w14:textId="6B3E3E57" w:rsidR="00464328" w:rsidRDefault="00464328" w:rsidP="004F463C">
      <w:pPr>
        <w:widowControl w:val="0"/>
        <w:ind w:left="720" w:hanging="720"/>
        <w:contextualSpacing/>
      </w:pPr>
      <w:r w:rsidRPr="00464328">
        <w:t>Fortunato, S. (2010). Community detection in graphs. </w:t>
      </w:r>
      <w:r>
        <w:rPr>
          <w:i/>
          <w:iCs/>
        </w:rPr>
        <w:t>Physics R</w:t>
      </w:r>
      <w:r w:rsidRPr="00464328">
        <w:rPr>
          <w:i/>
          <w:iCs/>
        </w:rPr>
        <w:t>eports</w:t>
      </w:r>
      <w:r w:rsidRPr="00464328">
        <w:t>, </w:t>
      </w:r>
      <w:r w:rsidRPr="00464328">
        <w:rPr>
          <w:i/>
          <w:iCs/>
        </w:rPr>
        <w:t>486</w:t>
      </w:r>
      <w:r w:rsidRPr="00464328">
        <w:t>(3), 75-174.</w:t>
      </w:r>
    </w:p>
    <w:p w14:paraId="4DEA798E" w14:textId="0F25C591" w:rsidR="00907267" w:rsidRDefault="00907267" w:rsidP="00907267">
      <w:pPr>
        <w:widowControl w:val="0"/>
        <w:ind w:left="720" w:hanging="720"/>
        <w:contextualSpacing/>
      </w:pPr>
      <w:r>
        <w:t xml:space="preserve">Foygel, R., &amp; Drton, M. (2010). Extended Bayesian information criteria for Gaussian graphical models. </w:t>
      </w:r>
      <w:r w:rsidRPr="00907267">
        <w:rPr>
          <w:i/>
        </w:rPr>
        <w:t>Advances in Neural Information Processing Systems</w:t>
      </w:r>
      <w:r>
        <w:t xml:space="preserve">, </w:t>
      </w:r>
      <w:r w:rsidRPr="00907267">
        <w:rPr>
          <w:i/>
        </w:rPr>
        <w:t>23</w:t>
      </w:r>
      <w:r>
        <w:t>, 2020–2028.</w:t>
      </w:r>
    </w:p>
    <w:p w14:paraId="3719017A" w14:textId="507C720A" w:rsidR="000B5297" w:rsidRDefault="000B5297" w:rsidP="00907267">
      <w:pPr>
        <w:widowControl w:val="0"/>
        <w:ind w:left="720" w:hanging="720"/>
        <w:contextualSpacing/>
      </w:pPr>
      <w:r w:rsidRPr="000B5297">
        <w:t>Fruchterman, T. M., &amp; Reingold, E. M. (1991). Graph drawing by force</w:t>
      </w:r>
      <w:r w:rsidRPr="000B5297">
        <w:rPr>
          <w:rFonts w:ascii="Cambria Math" w:hAnsi="Cambria Math" w:cs="Cambria Math"/>
        </w:rPr>
        <w:t>‐</w:t>
      </w:r>
      <w:r w:rsidRPr="000B5297">
        <w:t xml:space="preserve">directed placement. </w:t>
      </w:r>
      <w:r w:rsidRPr="000B5297">
        <w:rPr>
          <w:i/>
        </w:rPr>
        <w:t xml:space="preserve">Software: Practice and </w:t>
      </w:r>
      <w:r>
        <w:rPr>
          <w:i/>
        </w:rPr>
        <w:t>E</w:t>
      </w:r>
      <w:r w:rsidRPr="000B5297">
        <w:rPr>
          <w:i/>
        </w:rPr>
        <w:t>xperience</w:t>
      </w:r>
      <w:r w:rsidRPr="000B5297">
        <w:t xml:space="preserve">, </w:t>
      </w:r>
      <w:r w:rsidRPr="000B5297">
        <w:rPr>
          <w:i/>
        </w:rPr>
        <w:t>21</w:t>
      </w:r>
      <w:r w:rsidRPr="000B5297">
        <w:t>(11), 1129-1164.</w:t>
      </w:r>
    </w:p>
    <w:p w14:paraId="680E3C7E" w14:textId="319098E2" w:rsidR="008F200F" w:rsidRDefault="008F200F" w:rsidP="004F463C">
      <w:pPr>
        <w:widowControl w:val="0"/>
        <w:ind w:left="720" w:hanging="720"/>
        <w:contextualSpacing/>
        <w:rPr>
          <w:ins w:id="445" w:author="A P Christensen" w:date="2018-03-04T09:20:00Z"/>
        </w:rPr>
      </w:pPr>
      <w:r w:rsidRPr="008F200F">
        <w:t>Goldberg, L. R. (1981). Language and individual differences: The search for universals in personality lexicons. </w:t>
      </w:r>
      <w:r w:rsidRPr="008F200F">
        <w:rPr>
          <w:i/>
          <w:iCs/>
        </w:rPr>
        <w:t xml:space="preserve">Review of </w:t>
      </w:r>
      <w:r>
        <w:rPr>
          <w:i/>
          <w:iCs/>
        </w:rPr>
        <w:t>Personality and Social P</w:t>
      </w:r>
      <w:r w:rsidRPr="008F200F">
        <w:rPr>
          <w:i/>
          <w:iCs/>
        </w:rPr>
        <w:t>sychology</w:t>
      </w:r>
      <w:r w:rsidRPr="008F200F">
        <w:t>, </w:t>
      </w:r>
      <w:r w:rsidRPr="008F200F">
        <w:rPr>
          <w:i/>
          <w:iCs/>
        </w:rPr>
        <w:t>2</w:t>
      </w:r>
      <w:r w:rsidRPr="008F200F">
        <w:t>(1), 141-165.</w:t>
      </w:r>
    </w:p>
    <w:p w14:paraId="1345EC0C" w14:textId="718AA88E" w:rsidR="00481770" w:rsidRDefault="00481770" w:rsidP="004F463C">
      <w:pPr>
        <w:widowControl w:val="0"/>
        <w:ind w:left="720" w:hanging="720"/>
        <w:contextualSpacing/>
      </w:pPr>
      <w:ins w:id="446" w:author="A P Christensen" w:date="2018-03-04T09:20:00Z">
        <w:r w:rsidRPr="00481770">
          <w:t xml:space="preserve">Golino, H. F., &amp; Demetriou, A. (2017). Estimating the dimensionality of intelligence like data using Exploratory Graph Analysis. </w:t>
        </w:r>
        <w:r w:rsidRPr="00481770">
          <w:rPr>
            <w:i/>
          </w:rPr>
          <w:t>Intelligence</w:t>
        </w:r>
        <w:r w:rsidRPr="00481770">
          <w:t xml:space="preserve">, </w:t>
        </w:r>
        <w:r w:rsidRPr="00481770">
          <w:rPr>
            <w:i/>
          </w:rPr>
          <w:t>62</w:t>
        </w:r>
        <w:r w:rsidRPr="00481770">
          <w:t>, 54-70.</w:t>
        </w:r>
      </w:ins>
    </w:p>
    <w:p w14:paraId="1809DEC8" w14:textId="77777777" w:rsidR="00161EE4" w:rsidRDefault="00CE0EF9" w:rsidP="004F463C">
      <w:pPr>
        <w:widowControl w:val="0"/>
        <w:ind w:left="720" w:hanging="720"/>
        <w:contextualSpacing/>
      </w:pPr>
      <w:r w:rsidRPr="00CE0EF9">
        <w:t>Golino, H. F., &amp; Epskamp, S. (2017). Exploratory graph analysis: A new approach for estimating the number of dimensions in psychological research. </w:t>
      </w:r>
      <w:r w:rsidRPr="00CE0EF9">
        <w:rPr>
          <w:i/>
          <w:iCs/>
        </w:rPr>
        <w:t>PloS one</w:t>
      </w:r>
      <w:r w:rsidRPr="00CE0EF9">
        <w:t>, </w:t>
      </w:r>
      <w:r w:rsidRPr="00CE0EF9">
        <w:rPr>
          <w:i/>
          <w:iCs/>
        </w:rPr>
        <w:t>12</w:t>
      </w:r>
      <w:r w:rsidRPr="00CE0EF9">
        <w:t>(6), e0174035.</w:t>
      </w:r>
    </w:p>
    <w:p w14:paraId="4A40E874" w14:textId="15A646DB" w:rsidR="00161EE4" w:rsidRDefault="00161EE4" w:rsidP="004F463C">
      <w:pPr>
        <w:widowControl w:val="0"/>
        <w:ind w:left="720" w:hanging="720"/>
        <w:contextualSpacing/>
      </w:pPr>
      <w:r>
        <w:t xml:space="preserve">Johnson, J. A. (1994). Clarification of factor five with the help of the AB5C model. </w:t>
      </w:r>
      <w:r w:rsidRPr="00A35758">
        <w:rPr>
          <w:i/>
        </w:rPr>
        <w:t>European Journal of Personality, 8</w:t>
      </w:r>
      <w:r>
        <w:t>(4), 311–34.</w:t>
      </w:r>
    </w:p>
    <w:p w14:paraId="356A7B4D" w14:textId="5293F3C9" w:rsidR="005C1A7C" w:rsidRDefault="005C1A7C" w:rsidP="004F463C">
      <w:pPr>
        <w:widowControl w:val="0"/>
        <w:ind w:left="720" w:hanging="720"/>
        <w:contextualSpacing/>
      </w:pPr>
      <w:r w:rsidRPr="005C1A7C">
        <w:t>Kaufman, S. B., DeYoung, C. G., Gray, J. R., Jiménez, L., Brown, J., &amp; Mackintosh, N. (2010). Implicit learning as an ability. </w:t>
      </w:r>
      <w:r w:rsidRPr="005C1A7C">
        <w:rPr>
          <w:i/>
          <w:iCs/>
        </w:rPr>
        <w:t>Cognition</w:t>
      </w:r>
      <w:r w:rsidRPr="005C1A7C">
        <w:t>, </w:t>
      </w:r>
      <w:r w:rsidRPr="005C1A7C">
        <w:rPr>
          <w:i/>
          <w:iCs/>
        </w:rPr>
        <w:t>116</w:t>
      </w:r>
      <w:r w:rsidRPr="005C1A7C">
        <w:t>(3), 321-340.</w:t>
      </w:r>
    </w:p>
    <w:p w14:paraId="10FC415C" w14:textId="033F8D4E" w:rsidR="0020552E" w:rsidRDefault="0020552E" w:rsidP="004F463C">
      <w:pPr>
        <w:widowControl w:val="0"/>
        <w:ind w:left="720" w:hanging="720"/>
        <w:contextualSpacing/>
      </w:pPr>
      <w:r w:rsidRPr="0020552E">
        <w:t>Kaufman, S. B., Quilty, L. C., Grazioplene, R. G., Hirsh, J. B., Gray, J. R., Peterson, J. B., &amp; DeYoung, C. G. (2016). Openness to experience and intellect differentially predict creative achievement in the arts and sciences. </w:t>
      </w:r>
      <w:r w:rsidRPr="0020552E">
        <w:rPr>
          <w:i/>
          <w:iCs/>
        </w:rPr>
        <w:t>Journal of Personality</w:t>
      </w:r>
      <w:r w:rsidRPr="0020552E">
        <w:t>, </w:t>
      </w:r>
      <w:r w:rsidRPr="0020552E">
        <w:rPr>
          <w:i/>
          <w:iCs/>
        </w:rPr>
        <w:t>84</w:t>
      </w:r>
      <w:r w:rsidRPr="0020552E">
        <w:t>(2), 248-258.</w:t>
      </w:r>
    </w:p>
    <w:p w14:paraId="6DEAE910" w14:textId="23289CAD" w:rsidR="00EE3549" w:rsidRDefault="00EE3549" w:rsidP="004F463C">
      <w:pPr>
        <w:widowControl w:val="0"/>
        <w:ind w:left="720" w:hanging="720"/>
        <w:contextualSpacing/>
      </w:pPr>
      <w:r w:rsidRPr="00EE3549">
        <w:t>Lee, K., &amp; Ashton, M. C. (2004). Psychometric properties of the HEXACO personality inventory. </w:t>
      </w:r>
      <w:r w:rsidR="00FF5C48">
        <w:rPr>
          <w:i/>
          <w:iCs/>
        </w:rPr>
        <w:t>Multivariate Behavioral R</w:t>
      </w:r>
      <w:r w:rsidRPr="00EE3549">
        <w:rPr>
          <w:i/>
          <w:iCs/>
        </w:rPr>
        <w:t>esearch</w:t>
      </w:r>
      <w:r w:rsidRPr="00EE3549">
        <w:t>, </w:t>
      </w:r>
      <w:r w:rsidRPr="00EE3549">
        <w:rPr>
          <w:i/>
          <w:iCs/>
        </w:rPr>
        <w:t>39</w:t>
      </w:r>
      <w:r w:rsidRPr="00EE3549">
        <w:t>(2), 329-358.</w:t>
      </w:r>
    </w:p>
    <w:p w14:paraId="680F5E74" w14:textId="5579CC63" w:rsidR="008C401E" w:rsidRPr="00A35758" w:rsidRDefault="008C401E" w:rsidP="004F463C">
      <w:pPr>
        <w:widowControl w:val="0"/>
        <w:ind w:left="720" w:hanging="720"/>
        <w:contextualSpacing/>
        <w:rPr>
          <w:i/>
        </w:rPr>
      </w:pPr>
      <w:r>
        <w:t xml:space="preserve">Lee, K., &amp; Ashton, M. (in press). </w:t>
      </w:r>
      <w:r w:rsidR="002D43CA">
        <w:t xml:space="preserve">Psychometric properties of the HEXACO-100. </w:t>
      </w:r>
      <w:r w:rsidR="002D43CA">
        <w:rPr>
          <w:i/>
        </w:rPr>
        <w:t>Assessment.</w:t>
      </w:r>
    </w:p>
    <w:p w14:paraId="67FBF98E" w14:textId="7134A765" w:rsidR="00D57C9C" w:rsidRDefault="00D57C9C" w:rsidP="004F463C">
      <w:pPr>
        <w:widowControl w:val="0"/>
        <w:ind w:left="720" w:hanging="720"/>
        <w:contextualSpacing/>
      </w:pPr>
      <w:r w:rsidRPr="00D57C9C">
        <w:t xml:space="preserve">Linacre, J.M. (2017). Winsteps® (Version 3.93.0) [Computer Software]. Beaverton, Oregon: </w:t>
      </w:r>
      <w:r w:rsidRPr="00D57C9C">
        <w:lastRenderedPageBreak/>
        <w:t xml:space="preserve">Winsteps.com. Retrieved January 1, 2017. Available from </w:t>
      </w:r>
      <w:hyperlink r:id="rId11" w:history="1">
        <w:r w:rsidR="00DA55E7" w:rsidRPr="00240344">
          <w:rPr>
            <w:rStyle w:val="Hyperlink"/>
          </w:rPr>
          <w:t>http://www.winsteps.com/</w:t>
        </w:r>
      </w:hyperlink>
    </w:p>
    <w:p w14:paraId="3796D205" w14:textId="648E4E1D" w:rsidR="00DA55E7" w:rsidRPr="004B0B60" w:rsidRDefault="00DA55E7" w:rsidP="004F463C">
      <w:pPr>
        <w:widowControl w:val="0"/>
        <w:ind w:left="720" w:hanging="720"/>
        <w:contextualSpacing/>
        <w:rPr>
          <w:color w:val="000000" w:themeColor="text1"/>
        </w:rPr>
      </w:pPr>
      <w:r w:rsidRPr="004B0B60">
        <w:rPr>
          <w:color w:val="000000" w:themeColor="text1"/>
        </w:rPr>
        <w:t xml:space="preserve">Maniaci, M. R., &amp; Rogge, R. D. (2014). Caring about carelessness: Participant inattention and its effects on research. </w:t>
      </w:r>
      <w:r w:rsidRPr="004B0B60">
        <w:rPr>
          <w:i/>
          <w:color w:val="000000" w:themeColor="text1"/>
        </w:rPr>
        <w:t>Journal of Research in Personality, 48</w:t>
      </w:r>
      <w:r w:rsidRPr="004B0B60">
        <w:rPr>
          <w:color w:val="000000" w:themeColor="text1"/>
        </w:rPr>
        <w:t>, 61-83.</w:t>
      </w:r>
    </w:p>
    <w:p w14:paraId="7DB48E37" w14:textId="7E799FA2" w:rsidR="00C21EF5" w:rsidRDefault="00C21EF5" w:rsidP="004F463C">
      <w:pPr>
        <w:widowControl w:val="0"/>
        <w:ind w:left="720" w:hanging="720"/>
        <w:contextualSpacing/>
      </w:pPr>
      <w:r w:rsidRPr="00C21EF5">
        <w:t>Massara, G. P., Di Matteo, T., &amp; Aste, T. (2016). N</w:t>
      </w:r>
      <w:r>
        <w:t>etwork filtering for big data: T</w:t>
      </w:r>
      <w:r w:rsidRPr="00C21EF5">
        <w:t>riangulated maxima</w:t>
      </w:r>
      <w:r>
        <w:t xml:space="preserve">lly filtered graph. </w:t>
      </w:r>
      <w:r w:rsidRPr="00C21EF5">
        <w:rPr>
          <w:i/>
        </w:rPr>
        <w:t>Journal of Complex Networks</w:t>
      </w:r>
      <w:r w:rsidRPr="00C21EF5">
        <w:t xml:space="preserve">, </w:t>
      </w:r>
      <w:r w:rsidRPr="00C21EF5">
        <w:rPr>
          <w:i/>
        </w:rPr>
        <w:t>5</w:t>
      </w:r>
      <w:r w:rsidRPr="00C21EF5">
        <w:t>(2), 161-178.</w:t>
      </w:r>
    </w:p>
    <w:p w14:paraId="3008CA02" w14:textId="421363F3" w:rsidR="007E7880" w:rsidRDefault="007E7880" w:rsidP="004F463C">
      <w:pPr>
        <w:widowControl w:val="0"/>
        <w:ind w:left="720" w:hanging="720"/>
        <w:contextualSpacing/>
      </w:pPr>
      <w:r w:rsidRPr="007E7880">
        <w:t>McCrae, R. R. (2007). Aesthetic chills as a universal marker of openness to</w:t>
      </w:r>
      <w:r w:rsidR="00C73595">
        <w:t xml:space="preserve"> e</w:t>
      </w:r>
      <w:r w:rsidRPr="007E7880">
        <w:t>xperience.</w:t>
      </w:r>
      <w:r w:rsidR="00A9726D">
        <w:t xml:space="preserve"> </w:t>
      </w:r>
      <w:r w:rsidRPr="007E7880">
        <w:rPr>
          <w:i/>
          <w:iCs/>
        </w:rPr>
        <w:t>Motivation and Emotion</w:t>
      </w:r>
      <w:r w:rsidRPr="007E7880">
        <w:t>, </w:t>
      </w:r>
      <w:r w:rsidRPr="007E7880">
        <w:rPr>
          <w:i/>
          <w:iCs/>
        </w:rPr>
        <w:t>31</w:t>
      </w:r>
      <w:r w:rsidRPr="007E7880">
        <w:t>(1), 5-11.</w:t>
      </w:r>
    </w:p>
    <w:p w14:paraId="67186737" w14:textId="7F5B41B5" w:rsidR="001B7D9D" w:rsidRDefault="001B7D9D" w:rsidP="004F463C">
      <w:pPr>
        <w:widowControl w:val="0"/>
        <w:ind w:left="720" w:hanging="720"/>
        <w:contextualSpacing/>
      </w:pPr>
      <w:r w:rsidRPr="001B7D9D">
        <w:t>McCrae, R. R. (2015). A more nuanced view of reliability: Specificity in the trait</w:t>
      </w:r>
      <w:r w:rsidR="003920F0">
        <w:t xml:space="preserve"> </w:t>
      </w:r>
      <w:r w:rsidRPr="001B7D9D">
        <w:t>hierarchy. </w:t>
      </w:r>
      <w:r w:rsidRPr="001B7D9D">
        <w:rPr>
          <w:i/>
          <w:iCs/>
        </w:rPr>
        <w:t>Personality and Social Psychology Review</w:t>
      </w:r>
      <w:r w:rsidRPr="001B7D9D">
        <w:t>, </w:t>
      </w:r>
      <w:r w:rsidRPr="001B7D9D">
        <w:rPr>
          <w:i/>
          <w:iCs/>
        </w:rPr>
        <w:t>19</w:t>
      </w:r>
      <w:r w:rsidRPr="001B7D9D">
        <w:t>(2), 97-112.</w:t>
      </w:r>
    </w:p>
    <w:p w14:paraId="2E3C8478" w14:textId="2FE20D4D" w:rsidR="00FF5C48" w:rsidRDefault="00FF5C48" w:rsidP="004F463C">
      <w:pPr>
        <w:widowControl w:val="0"/>
        <w:ind w:left="720" w:hanging="720"/>
        <w:contextualSpacing/>
      </w:pPr>
      <w:r w:rsidRPr="00FF5C48">
        <w:t>McCrae, R. R., Costa, Jr, P. T., &amp; Martin, T. A. (2005). The NEO–PI–3: A more readable revised NEO personality inventory. </w:t>
      </w:r>
      <w:r>
        <w:rPr>
          <w:i/>
          <w:iCs/>
        </w:rPr>
        <w:t>Journal of P</w:t>
      </w:r>
      <w:r w:rsidRPr="00FF5C48">
        <w:rPr>
          <w:i/>
          <w:iCs/>
        </w:rPr>
        <w:t xml:space="preserve">ersonality </w:t>
      </w:r>
      <w:r>
        <w:rPr>
          <w:i/>
          <w:iCs/>
        </w:rPr>
        <w:t>A</w:t>
      </w:r>
      <w:r w:rsidRPr="00FF5C48">
        <w:rPr>
          <w:i/>
          <w:iCs/>
        </w:rPr>
        <w:t>ssessment</w:t>
      </w:r>
      <w:r w:rsidRPr="00FF5C48">
        <w:t>, </w:t>
      </w:r>
      <w:r w:rsidRPr="00FF5C48">
        <w:rPr>
          <w:i/>
          <w:iCs/>
        </w:rPr>
        <w:t>84</w:t>
      </w:r>
      <w:r w:rsidRPr="00FF5C48">
        <w:t>(3), 261-270.</w:t>
      </w:r>
    </w:p>
    <w:p w14:paraId="0E250FDA" w14:textId="24D421E4" w:rsidR="00DA55E7" w:rsidRPr="004B0B60" w:rsidRDefault="00DA55E7" w:rsidP="004F463C">
      <w:pPr>
        <w:widowControl w:val="0"/>
        <w:autoSpaceDE w:val="0"/>
        <w:autoSpaceDN w:val="0"/>
        <w:adjustRightInd w:val="0"/>
        <w:ind w:left="720" w:hanging="720"/>
        <w:contextualSpacing/>
        <w:rPr>
          <w:color w:val="000000" w:themeColor="text1"/>
        </w:rPr>
      </w:pPr>
      <w:r w:rsidRPr="004B0B60">
        <w:rPr>
          <w:color w:val="000000" w:themeColor="text1"/>
        </w:rPr>
        <w:t xml:space="preserve">McKibben, W. B., &amp; Silvia, P. J. (2016). Inattentive and socially desirable responding: Addressing subtle threats to validity in quantitative counseling research. </w:t>
      </w:r>
      <w:r w:rsidRPr="004B0B60">
        <w:rPr>
          <w:i/>
          <w:color w:val="000000" w:themeColor="text1"/>
        </w:rPr>
        <w:t xml:space="preserve">Counseling Outcome Research and Evaluation, 7, </w:t>
      </w:r>
      <w:r w:rsidRPr="004B0B60">
        <w:rPr>
          <w:color w:val="000000" w:themeColor="text1"/>
        </w:rPr>
        <w:t>53-64.</w:t>
      </w:r>
    </w:p>
    <w:p w14:paraId="3C15968C" w14:textId="77777777" w:rsidR="00FD642D" w:rsidRPr="004B0B60" w:rsidRDefault="00FD642D" w:rsidP="004F463C">
      <w:pPr>
        <w:widowControl w:val="0"/>
        <w:autoSpaceDE w:val="0"/>
        <w:autoSpaceDN w:val="0"/>
        <w:adjustRightInd w:val="0"/>
        <w:ind w:left="720" w:hanging="720"/>
        <w:contextualSpacing/>
        <w:rPr>
          <w:i/>
          <w:color w:val="000000" w:themeColor="text1"/>
        </w:rPr>
      </w:pPr>
      <w:r w:rsidRPr="004B0B60">
        <w:rPr>
          <w:color w:val="000000" w:themeColor="text1"/>
        </w:rPr>
        <w:t>McKibben, W. B., &amp; Silvia, P. J. (</w:t>
      </w:r>
      <w:r>
        <w:rPr>
          <w:color w:val="000000" w:themeColor="text1"/>
        </w:rPr>
        <w:t>2017</w:t>
      </w:r>
      <w:r w:rsidRPr="004B0B60">
        <w:rPr>
          <w:color w:val="000000" w:themeColor="text1"/>
        </w:rPr>
        <w:t xml:space="preserve">). Evaluating the distorting effects of inattentive responding and social desirability on self-report scales in creativity and the arts. </w:t>
      </w:r>
      <w:r w:rsidRPr="004B0B60">
        <w:rPr>
          <w:i/>
          <w:color w:val="000000" w:themeColor="text1"/>
        </w:rPr>
        <w:t>Journal of Creative Behavior</w:t>
      </w:r>
      <w:r>
        <w:rPr>
          <w:i/>
          <w:color w:val="000000" w:themeColor="text1"/>
        </w:rPr>
        <w:t>, 51,</w:t>
      </w:r>
      <w:r>
        <w:rPr>
          <w:color w:val="000000" w:themeColor="text1"/>
        </w:rPr>
        <w:t xml:space="preserve"> 57-69</w:t>
      </w:r>
      <w:r w:rsidRPr="004B0B60">
        <w:rPr>
          <w:i/>
          <w:color w:val="000000" w:themeColor="text1"/>
        </w:rPr>
        <w:t>.</w:t>
      </w:r>
    </w:p>
    <w:p w14:paraId="62B2C11D" w14:textId="77777777" w:rsidR="00FF5C48" w:rsidRDefault="00FF5C48" w:rsidP="004F463C">
      <w:pPr>
        <w:widowControl w:val="0"/>
        <w:ind w:left="720" w:hanging="720"/>
        <w:contextualSpacing/>
      </w:pPr>
      <w:r w:rsidRPr="00FF5C48">
        <w:t>Mõttus, R. (2016). Towards more rigorous personality trait–outcome research. </w:t>
      </w:r>
      <w:r w:rsidRPr="00FF5C48">
        <w:rPr>
          <w:i/>
          <w:iCs/>
        </w:rPr>
        <w:t>European Journal of Personality</w:t>
      </w:r>
      <w:r w:rsidRPr="00FF5C48">
        <w:t>, </w:t>
      </w:r>
      <w:r w:rsidRPr="00FF5C48">
        <w:rPr>
          <w:i/>
          <w:iCs/>
        </w:rPr>
        <w:t>30</w:t>
      </w:r>
      <w:r w:rsidRPr="00FF5C48">
        <w:t>(4), 292-303.</w:t>
      </w:r>
    </w:p>
    <w:p w14:paraId="7EA76759" w14:textId="720E395F" w:rsidR="00FF5C48" w:rsidRDefault="00FF5C48" w:rsidP="004F463C">
      <w:pPr>
        <w:widowControl w:val="0"/>
        <w:ind w:left="720" w:hanging="720"/>
        <w:contextualSpacing/>
        <w:rPr>
          <w:color w:val="000000" w:themeColor="text1"/>
        </w:rPr>
      </w:pPr>
      <w:r w:rsidRPr="00FF5C48">
        <w:t>Mõttus, R., &amp; Allerhand, M. (in press). Why do traits come together? The underlying trait and network approaches. In V. Zeigler-Hill &amp; T. K. Shackelford (Eds</w:t>
      </w:r>
      <w:r>
        <w:t>.</w:t>
      </w:r>
      <w:r w:rsidRPr="00FF5C48">
        <w:t xml:space="preserve">), </w:t>
      </w:r>
      <w:r w:rsidRPr="001A56F0">
        <w:rPr>
          <w:i/>
        </w:rPr>
        <w:t>SAGE handbook of personality and individual differences</w:t>
      </w:r>
      <w:r>
        <w:rPr>
          <w:i/>
        </w:rPr>
        <w:t>:</w:t>
      </w:r>
      <w:r w:rsidRPr="001A56F0">
        <w:rPr>
          <w:i/>
        </w:rPr>
        <w:t xml:space="preserve"> The science of personality and individual differences</w:t>
      </w:r>
      <w:r w:rsidR="0064378F">
        <w:t xml:space="preserve"> (Vol. 1, pp. 1</w:t>
      </w:r>
      <w:r w:rsidR="006B7C83">
        <w:t>-2</w:t>
      </w:r>
      <w:r w:rsidR="0064378F">
        <w:t>2</w:t>
      </w:r>
      <w:r>
        <w:t>). London, UK: SAGE</w:t>
      </w:r>
      <w:r w:rsidRPr="004A3606">
        <w:rPr>
          <w:color w:val="000000" w:themeColor="text1"/>
        </w:rPr>
        <w:t>.</w:t>
      </w:r>
    </w:p>
    <w:p w14:paraId="7146CE19" w14:textId="15BA7590" w:rsidR="004D236B" w:rsidRPr="007C35B1" w:rsidRDefault="004D236B" w:rsidP="004F463C">
      <w:pPr>
        <w:widowControl w:val="0"/>
        <w:ind w:left="720" w:hanging="720"/>
        <w:contextualSpacing/>
        <w:rPr>
          <w:color w:val="000000" w:themeColor="text1"/>
        </w:rPr>
      </w:pPr>
      <w:r>
        <w:rPr>
          <w:color w:val="000000" w:themeColor="text1"/>
        </w:rPr>
        <w:lastRenderedPageBreak/>
        <w:t>Mussel, P. (2013). Intellect: A</w:t>
      </w:r>
      <w:r w:rsidRPr="004D236B">
        <w:rPr>
          <w:color w:val="000000" w:themeColor="text1"/>
        </w:rPr>
        <w:t xml:space="preserve"> theoretical framework for personality traits related to intellectual achievements. </w:t>
      </w:r>
      <w:r>
        <w:rPr>
          <w:i/>
          <w:iCs/>
          <w:color w:val="000000" w:themeColor="text1"/>
        </w:rPr>
        <w:t>Journal of Personality and Social P</w:t>
      </w:r>
      <w:r w:rsidRPr="004D236B">
        <w:rPr>
          <w:i/>
          <w:iCs/>
          <w:color w:val="000000" w:themeColor="text1"/>
        </w:rPr>
        <w:t>sychology</w:t>
      </w:r>
      <w:r w:rsidRPr="004D236B">
        <w:rPr>
          <w:color w:val="000000" w:themeColor="text1"/>
        </w:rPr>
        <w:t>, </w:t>
      </w:r>
      <w:r w:rsidRPr="004D236B">
        <w:rPr>
          <w:i/>
          <w:iCs/>
          <w:color w:val="000000" w:themeColor="text1"/>
        </w:rPr>
        <w:t>104</w:t>
      </w:r>
      <w:r w:rsidRPr="004D236B">
        <w:rPr>
          <w:color w:val="000000" w:themeColor="text1"/>
        </w:rPr>
        <w:t>(5), 885</w:t>
      </w:r>
      <w:r>
        <w:rPr>
          <w:color w:val="000000" w:themeColor="text1"/>
        </w:rPr>
        <w:t>-906</w:t>
      </w:r>
      <w:r w:rsidRPr="004D236B">
        <w:rPr>
          <w:color w:val="000000" w:themeColor="text1"/>
        </w:rPr>
        <w:t>.</w:t>
      </w:r>
    </w:p>
    <w:p w14:paraId="12B95BDD" w14:textId="03B95850" w:rsidR="00B609A3" w:rsidRDefault="00DE1A84" w:rsidP="004F463C">
      <w:pPr>
        <w:widowControl w:val="0"/>
        <w:ind w:left="720" w:hanging="720"/>
        <w:contextualSpacing/>
        <w:rPr>
          <w:color w:val="000000" w:themeColor="text1"/>
        </w:rPr>
      </w:pPr>
      <w:r w:rsidRPr="00D52B6E">
        <w:rPr>
          <w:color w:val="000000" w:themeColor="text1"/>
        </w:rPr>
        <w:t>Norman, W.</w:t>
      </w:r>
      <w:r w:rsidR="00D52B6E" w:rsidRPr="00D52B6E">
        <w:rPr>
          <w:color w:val="000000" w:themeColor="text1"/>
        </w:rPr>
        <w:t xml:space="preserve"> T. (1963). Toward an adequate taxo</w:t>
      </w:r>
      <w:r w:rsidR="00D52B6E">
        <w:rPr>
          <w:color w:val="000000" w:themeColor="text1"/>
        </w:rPr>
        <w:t xml:space="preserve">nomy of personality attributes: </w:t>
      </w:r>
      <w:r w:rsidR="00D52B6E" w:rsidRPr="00D52B6E">
        <w:rPr>
          <w:color w:val="000000" w:themeColor="text1"/>
        </w:rPr>
        <w:t xml:space="preserve">Replicated factor structure in peer nomination personality ratings. </w:t>
      </w:r>
      <w:r w:rsidR="00D52B6E" w:rsidRPr="00D52B6E">
        <w:rPr>
          <w:i/>
          <w:color w:val="000000" w:themeColor="text1"/>
        </w:rPr>
        <w:t>Journal of Abnormal and Social Psychology</w:t>
      </w:r>
      <w:r w:rsidR="00D52B6E" w:rsidRPr="00D52B6E">
        <w:rPr>
          <w:color w:val="000000" w:themeColor="text1"/>
        </w:rPr>
        <w:t xml:space="preserve">, </w:t>
      </w:r>
      <w:r w:rsidR="00D52B6E" w:rsidRPr="0064378F">
        <w:rPr>
          <w:i/>
          <w:color w:val="000000" w:themeColor="text1"/>
        </w:rPr>
        <w:t>66</w:t>
      </w:r>
      <w:r w:rsidR="00D52B6E" w:rsidRPr="00D52B6E">
        <w:rPr>
          <w:color w:val="000000" w:themeColor="text1"/>
        </w:rPr>
        <w:t>, 574–583.</w:t>
      </w:r>
    </w:p>
    <w:p w14:paraId="1978A5CE" w14:textId="77777777" w:rsidR="00C24634" w:rsidRDefault="00C24634" w:rsidP="004F463C">
      <w:pPr>
        <w:widowControl w:val="0"/>
        <w:ind w:left="720" w:hanging="720"/>
        <w:contextualSpacing/>
        <w:rPr>
          <w:color w:val="000000" w:themeColor="text1"/>
        </w:rPr>
      </w:pPr>
      <w:r w:rsidRPr="00C24634">
        <w:rPr>
          <w:color w:val="000000" w:themeColor="text1"/>
        </w:rPr>
        <w:t>Pons, P., &amp; Latapy, M. (2006). Computing communities in large networks using random walks. </w:t>
      </w:r>
      <w:r>
        <w:rPr>
          <w:i/>
          <w:iCs/>
          <w:color w:val="000000" w:themeColor="text1"/>
        </w:rPr>
        <w:t>Journal of</w:t>
      </w:r>
      <w:r w:rsidRPr="00C24634">
        <w:rPr>
          <w:i/>
          <w:iCs/>
          <w:color w:val="000000" w:themeColor="text1"/>
        </w:rPr>
        <w:t xml:space="preserve"> Graph Algorithms </w:t>
      </w:r>
      <w:r w:rsidR="000D3F64">
        <w:rPr>
          <w:i/>
          <w:iCs/>
          <w:color w:val="000000" w:themeColor="text1"/>
        </w:rPr>
        <w:t xml:space="preserve">and </w:t>
      </w:r>
      <w:r w:rsidRPr="00C24634">
        <w:rPr>
          <w:i/>
          <w:iCs/>
          <w:color w:val="000000" w:themeColor="text1"/>
        </w:rPr>
        <w:t>Appl</w:t>
      </w:r>
      <w:r w:rsidR="000D3F64">
        <w:rPr>
          <w:i/>
          <w:iCs/>
          <w:color w:val="000000" w:themeColor="text1"/>
        </w:rPr>
        <w:t>ications</w:t>
      </w:r>
      <w:r w:rsidRPr="00C24634">
        <w:rPr>
          <w:color w:val="000000" w:themeColor="text1"/>
        </w:rPr>
        <w:t>, </w:t>
      </w:r>
      <w:r w:rsidRPr="00C24634">
        <w:rPr>
          <w:i/>
          <w:iCs/>
          <w:color w:val="000000" w:themeColor="text1"/>
        </w:rPr>
        <w:t>10</w:t>
      </w:r>
      <w:r w:rsidRPr="00C24634">
        <w:rPr>
          <w:color w:val="000000" w:themeColor="text1"/>
        </w:rPr>
        <w:t>(2), 191-218.</w:t>
      </w:r>
    </w:p>
    <w:p w14:paraId="447D9D3D" w14:textId="4BAFFACE" w:rsidR="003E6580" w:rsidRDefault="003E6580" w:rsidP="004F463C">
      <w:pPr>
        <w:pStyle w:val="EndNoteBibliography"/>
        <w:widowControl w:val="0"/>
        <w:spacing w:after="0"/>
        <w:ind w:left="720" w:hanging="720"/>
        <w:contextualSpacing/>
        <w:rPr>
          <w:rFonts w:asciiTheme="minorBidi" w:hAnsiTheme="minorBidi" w:cstheme="minorBidi"/>
          <w:szCs w:val="24"/>
        </w:rPr>
      </w:pPr>
      <w:r w:rsidRPr="00C9773D">
        <w:rPr>
          <w:rFonts w:asciiTheme="minorBidi" w:hAnsiTheme="minorBidi" w:cstheme="minorBidi"/>
          <w:szCs w:val="24"/>
        </w:rPr>
        <w:t xml:space="preserve">Pozzi, F., Di Matteo, T., &amp; Aste, T. (2013). Spread of </w:t>
      </w:r>
      <w:r>
        <w:rPr>
          <w:rFonts w:asciiTheme="minorBidi" w:hAnsiTheme="minorBidi" w:cstheme="minorBidi"/>
          <w:szCs w:val="24"/>
        </w:rPr>
        <w:t>risk across financial markets: B</w:t>
      </w:r>
      <w:r w:rsidRPr="00C9773D">
        <w:rPr>
          <w:rFonts w:asciiTheme="minorBidi" w:hAnsiTheme="minorBidi" w:cstheme="minorBidi"/>
          <w:szCs w:val="24"/>
        </w:rPr>
        <w:t xml:space="preserve">etter to invest in the peripheries. </w:t>
      </w:r>
      <w:r w:rsidRPr="00C9773D">
        <w:rPr>
          <w:rFonts w:asciiTheme="minorBidi" w:hAnsiTheme="minorBidi" w:cstheme="minorBidi"/>
          <w:i/>
          <w:szCs w:val="24"/>
        </w:rPr>
        <w:t xml:space="preserve">Scientific </w:t>
      </w:r>
      <w:r>
        <w:rPr>
          <w:rFonts w:asciiTheme="minorBidi" w:hAnsiTheme="minorBidi" w:cstheme="minorBidi"/>
          <w:i/>
          <w:szCs w:val="24"/>
        </w:rPr>
        <w:t>R</w:t>
      </w:r>
      <w:r w:rsidRPr="00C9773D">
        <w:rPr>
          <w:rFonts w:asciiTheme="minorBidi" w:hAnsiTheme="minorBidi" w:cstheme="minorBidi"/>
          <w:i/>
          <w:szCs w:val="24"/>
        </w:rPr>
        <w:t>eports, 3</w:t>
      </w:r>
      <w:r>
        <w:rPr>
          <w:rFonts w:asciiTheme="minorBidi" w:hAnsiTheme="minorBidi" w:cstheme="minorBidi"/>
          <w:szCs w:val="24"/>
        </w:rPr>
        <w:t>(1665), 1-7</w:t>
      </w:r>
      <w:r w:rsidRPr="00C9773D">
        <w:rPr>
          <w:rFonts w:asciiTheme="minorBidi" w:hAnsiTheme="minorBidi" w:cstheme="minorBidi"/>
          <w:szCs w:val="24"/>
        </w:rPr>
        <w:t>.</w:t>
      </w:r>
    </w:p>
    <w:p w14:paraId="3935952A" w14:textId="55A38BC5" w:rsidR="00F31050" w:rsidRPr="00F31050" w:rsidRDefault="00F31050" w:rsidP="004F463C">
      <w:pPr>
        <w:pStyle w:val="EndNoteBibliography"/>
        <w:widowControl w:val="0"/>
        <w:spacing w:after="0"/>
        <w:ind w:left="720" w:hanging="720"/>
        <w:contextualSpacing/>
        <w:rPr>
          <w:rFonts w:asciiTheme="minorBidi" w:hAnsiTheme="minorBidi" w:cstheme="minorBidi"/>
        </w:rPr>
      </w:pPr>
      <w:r w:rsidRPr="00F31050">
        <w:rPr>
          <w:rFonts w:asciiTheme="minorBidi" w:hAnsiTheme="minorBidi" w:cstheme="minorBidi"/>
        </w:rPr>
        <w:t xml:space="preserve">R Core Team (2017). </w:t>
      </w:r>
      <w:r w:rsidRPr="00A35758">
        <w:rPr>
          <w:rFonts w:asciiTheme="minorBidi" w:hAnsiTheme="minorBidi" w:cstheme="minorBidi"/>
          <w:i/>
        </w:rPr>
        <w:t>R: A language and environment for statistical computing.</w:t>
      </w:r>
      <w:r>
        <w:rPr>
          <w:rFonts w:asciiTheme="minorBidi" w:hAnsiTheme="minorBidi" w:cstheme="minorBidi"/>
        </w:rPr>
        <w:t xml:space="preserve"> R Foundation for </w:t>
      </w:r>
      <w:r w:rsidRPr="00F31050">
        <w:rPr>
          <w:rFonts w:asciiTheme="minorBidi" w:hAnsiTheme="minorBidi" w:cstheme="minorBidi"/>
        </w:rPr>
        <w:t>Statistical</w:t>
      </w:r>
      <w:r>
        <w:rPr>
          <w:rFonts w:asciiTheme="minorBidi" w:hAnsiTheme="minorBidi" w:cstheme="minorBidi"/>
        </w:rPr>
        <w:t xml:space="preserve"> Computing, Vienna, Austria. Available from </w:t>
      </w:r>
      <w:r w:rsidRPr="00F31050">
        <w:rPr>
          <w:rFonts w:asciiTheme="minorBidi" w:hAnsiTheme="minorBidi" w:cstheme="minorBidi"/>
        </w:rPr>
        <w:t>https://www.R-project.org/.</w:t>
      </w:r>
    </w:p>
    <w:p w14:paraId="2B6DB57D" w14:textId="41D916C5" w:rsidR="00880C11" w:rsidRDefault="00880C11" w:rsidP="004F463C">
      <w:pPr>
        <w:pStyle w:val="EndNoteBibliography"/>
        <w:widowControl w:val="0"/>
        <w:spacing w:after="0"/>
        <w:ind w:left="720" w:hanging="720"/>
        <w:contextualSpacing/>
        <w:rPr>
          <w:rFonts w:asciiTheme="minorBidi" w:hAnsiTheme="minorBidi" w:cstheme="minorBidi"/>
          <w:szCs w:val="24"/>
        </w:rPr>
      </w:pPr>
      <w:r>
        <w:rPr>
          <w:rFonts w:asciiTheme="minorBidi" w:hAnsiTheme="minorBidi" w:cstheme="minorBidi"/>
          <w:szCs w:val="24"/>
        </w:rPr>
        <w:t xml:space="preserve">Silvia, P. J., Cotter, K. N., &amp; Chrisensen, A. P. (2017). The creative self in context: Experience sampling and the ecology of everyday creativity. In </w:t>
      </w:r>
      <w:r w:rsidR="00890FAE">
        <w:rPr>
          <w:rFonts w:asciiTheme="minorBidi" w:hAnsiTheme="minorBidi" w:cstheme="minorBidi"/>
          <w:szCs w:val="24"/>
        </w:rPr>
        <w:t xml:space="preserve">M. Karwowski &amp; J. C. Kaufman (Eds.), </w:t>
      </w:r>
      <w:r w:rsidR="00890FAE">
        <w:rPr>
          <w:rFonts w:asciiTheme="minorBidi" w:hAnsiTheme="minorBidi" w:cstheme="minorBidi"/>
          <w:i/>
          <w:szCs w:val="24"/>
        </w:rPr>
        <w:t>The creative self: Effects of beliefs, self-efficacy, mindset, and identity</w:t>
      </w:r>
      <w:r w:rsidR="00890FAE">
        <w:rPr>
          <w:rFonts w:asciiTheme="minorBidi" w:hAnsiTheme="minorBidi" w:cstheme="minorBidi"/>
          <w:szCs w:val="24"/>
        </w:rPr>
        <w:t xml:space="preserve"> (pp. 27</w:t>
      </w:r>
      <w:r w:rsidR="00881939">
        <w:rPr>
          <w:rFonts w:asciiTheme="minorBidi" w:hAnsiTheme="minorBidi" w:cstheme="minorBidi"/>
          <w:szCs w:val="24"/>
        </w:rPr>
        <w:t>5</w:t>
      </w:r>
      <w:r w:rsidR="00890FAE">
        <w:rPr>
          <w:rFonts w:asciiTheme="minorBidi" w:hAnsiTheme="minorBidi" w:cstheme="minorBidi"/>
          <w:szCs w:val="24"/>
        </w:rPr>
        <w:t xml:space="preserve"> – 28</w:t>
      </w:r>
      <w:r w:rsidR="00881939">
        <w:rPr>
          <w:rFonts w:asciiTheme="minorBidi" w:hAnsiTheme="minorBidi" w:cstheme="minorBidi"/>
          <w:szCs w:val="24"/>
        </w:rPr>
        <w:t>8</w:t>
      </w:r>
      <w:r w:rsidR="00890FAE">
        <w:rPr>
          <w:rFonts w:asciiTheme="minorBidi" w:hAnsiTheme="minorBidi" w:cstheme="minorBidi"/>
          <w:szCs w:val="24"/>
        </w:rPr>
        <w:t>). Cambridge, MA: Elsevier.</w:t>
      </w:r>
    </w:p>
    <w:p w14:paraId="404B66EC" w14:textId="00529DE2" w:rsidR="00F6183C" w:rsidRDefault="00F6183C" w:rsidP="004F463C">
      <w:pPr>
        <w:pStyle w:val="EndNoteBibliography"/>
        <w:widowControl w:val="0"/>
        <w:spacing w:after="0"/>
        <w:ind w:left="720" w:hanging="720"/>
        <w:contextualSpacing/>
        <w:rPr>
          <w:rFonts w:asciiTheme="minorBidi" w:hAnsiTheme="minorBidi" w:cstheme="minorBidi"/>
          <w:szCs w:val="24"/>
        </w:rPr>
      </w:pPr>
      <w:r w:rsidRPr="00F6183C">
        <w:rPr>
          <w:rFonts w:asciiTheme="minorBidi" w:hAnsiTheme="minorBidi" w:cstheme="minorBidi"/>
          <w:szCs w:val="24"/>
        </w:rPr>
        <w:t xml:space="preserve">Silvia, </w:t>
      </w:r>
      <w:r>
        <w:rPr>
          <w:rFonts w:asciiTheme="minorBidi" w:hAnsiTheme="minorBidi" w:cstheme="minorBidi"/>
          <w:szCs w:val="24"/>
        </w:rPr>
        <w:t xml:space="preserve">P. J., </w:t>
      </w:r>
      <w:r w:rsidRPr="00F6183C">
        <w:rPr>
          <w:rFonts w:asciiTheme="minorBidi" w:hAnsiTheme="minorBidi" w:cstheme="minorBidi"/>
          <w:szCs w:val="24"/>
        </w:rPr>
        <w:t xml:space="preserve">Fayn, </w:t>
      </w:r>
      <w:r>
        <w:rPr>
          <w:rFonts w:asciiTheme="minorBidi" w:hAnsiTheme="minorBidi" w:cstheme="minorBidi"/>
          <w:szCs w:val="24"/>
        </w:rPr>
        <w:t xml:space="preserve">K., </w:t>
      </w:r>
      <w:r w:rsidRPr="00F6183C">
        <w:rPr>
          <w:rFonts w:asciiTheme="minorBidi" w:hAnsiTheme="minorBidi" w:cstheme="minorBidi"/>
          <w:szCs w:val="24"/>
        </w:rPr>
        <w:t xml:space="preserve">Nusbaum, </w:t>
      </w:r>
      <w:r>
        <w:rPr>
          <w:rFonts w:asciiTheme="minorBidi" w:hAnsiTheme="minorBidi" w:cstheme="minorBidi"/>
          <w:szCs w:val="24"/>
        </w:rPr>
        <w:t xml:space="preserve">E. C., </w:t>
      </w:r>
      <w:r w:rsidRPr="00F6183C">
        <w:rPr>
          <w:rFonts w:asciiTheme="minorBidi" w:hAnsiTheme="minorBidi" w:cstheme="minorBidi"/>
          <w:szCs w:val="24"/>
        </w:rPr>
        <w:t>&amp; Beaty</w:t>
      </w:r>
      <w:r>
        <w:rPr>
          <w:rFonts w:asciiTheme="minorBidi" w:hAnsiTheme="minorBidi" w:cstheme="minorBidi"/>
          <w:szCs w:val="24"/>
        </w:rPr>
        <w:t xml:space="preserve">, R. E. </w:t>
      </w:r>
      <w:r w:rsidRPr="00F6183C">
        <w:rPr>
          <w:rFonts w:asciiTheme="minorBidi" w:hAnsiTheme="minorBidi" w:cstheme="minorBidi"/>
          <w:szCs w:val="24"/>
        </w:rPr>
        <w:t xml:space="preserve">(2015). Openness to experience and awe in response to nature and music: Personality and profound aesthetic experiences. </w:t>
      </w:r>
      <w:r w:rsidRPr="00A35758">
        <w:rPr>
          <w:rFonts w:asciiTheme="minorBidi" w:hAnsiTheme="minorBidi" w:cstheme="minorBidi"/>
          <w:i/>
          <w:szCs w:val="24"/>
        </w:rPr>
        <w:t>Psychology of Aesthetics, Creativity, and the Arts, 9,</w:t>
      </w:r>
      <w:r w:rsidRPr="00F6183C">
        <w:rPr>
          <w:rFonts w:asciiTheme="minorBidi" w:hAnsiTheme="minorBidi" w:cstheme="minorBidi"/>
          <w:szCs w:val="24"/>
        </w:rPr>
        <w:t xml:space="preserve"> 376-384.</w:t>
      </w:r>
    </w:p>
    <w:p w14:paraId="7C7FA7B0" w14:textId="742D40E6" w:rsidR="0020552E" w:rsidRDefault="0020552E" w:rsidP="004F463C">
      <w:pPr>
        <w:pStyle w:val="EndNoteBibliography"/>
        <w:widowControl w:val="0"/>
        <w:spacing w:after="0"/>
        <w:ind w:left="720" w:hanging="720"/>
        <w:contextualSpacing/>
        <w:rPr>
          <w:rFonts w:asciiTheme="minorBidi" w:hAnsiTheme="minorBidi" w:cstheme="minorBidi"/>
          <w:szCs w:val="24"/>
        </w:rPr>
      </w:pPr>
      <w:r w:rsidRPr="0020552E">
        <w:rPr>
          <w:rFonts w:asciiTheme="minorBidi" w:hAnsiTheme="minorBidi" w:cstheme="minorBidi"/>
          <w:szCs w:val="24"/>
        </w:rPr>
        <w:t>Smeekens, B. A., &amp; Kane, M. J. (2016). Working memory capacity, mind wandering, and creative cognition: An individual-differences investigation into the benefits of controlled versus spon</w:t>
      </w:r>
      <w:r>
        <w:rPr>
          <w:rFonts w:asciiTheme="minorBidi" w:hAnsiTheme="minorBidi" w:cstheme="minorBidi"/>
          <w:szCs w:val="24"/>
        </w:rPr>
        <w:t xml:space="preserve">taneous thought. </w:t>
      </w:r>
      <w:r w:rsidRPr="0020552E">
        <w:rPr>
          <w:rFonts w:asciiTheme="minorBidi" w:hAnsiTheme="minorBidi" w:cstheme="minorBidi"/>
          <w:i/>
          <w:szCs w:val="24"/>
        </w:rPr>
        <w:t>Psychology of Aesthetics, Creativity, and the Arts</w:t>
      </w:r>
      <w:r>
        <w:rPr>
          <w:rFonts w:asciiTheme="minorBidi" w:hAnsiTheme="minorBidi" w:cstheme="minorBidi"/>
          <w:szCs w:val="24"/>
        </w:rPr>
        <w:t xml:space="preserve">, </w:t>
      </w:r>
      <w:r w:rsidRPr="0020552E">
        <w:rPr>
          <w:rFonts w:asciiTheme="minorBidi" w:hAnsiTheme="minorBidi" w:cstheme="minorBidi"/>
          <w:i/>
          <w:szCs w:val="24"/>
        </w:rPr>
        <w:t>10</w:t>
      </w:r>
      <w:r>
        <w:rPr>
          <w:rFonts w:asciiTheme="minorBidi" w:hAnsiTheme="minorBidi" w:cstheme="minorBidi"/>
          <w:szCs w:val="24"/>
        </w:rPr>
        <w:t>(4)</w:t>
      </w:r>
      <w:r w:rsidRPr="0020552E">
        <w:rPr>
          <w:rFonts w:asciiTheme="minorBidi" w:hAnsiTheme="minorBidi" w:cstheme="minorBidi"/>
          <w:szCs w:val="24"/>
        </w:rPr>
        <w:t>, 389</w:t>
      </w:r>
      <w:r>
        <w:rPr>
          <w:rFonts w:asciiTheme="minorBidi" w:hAnsiTheme="minorBidi" w:cstheme="minorBidi"/>
          <w:szCs w:val="24"/>
        </w:rPr>
        <w:t>-415</w:t>
      </w:r>
      <w:r w:rsidRPr="0020552E">
        <w:rPr>
          <w:rFonts w:asciiTheme="minorBidi" w:hAnsiTheme="minorBidi" w:cstheme="minorBidi"/>
          <w:szCs w:val="24"/>
        </w:rPr>
        <w:t>.</w:t>
      </w:r>
    </w:p>
    <w:p w14:paraId="071FB2F7" w14:textId="0D2C7D5D" w:rsidR="003B0BB2" w:rsidRDefault="003B0BB2" w:rsidP="004F463C">
      <w:pPr>
        <w:pStyle w:val="EndNoteBibliography"/>
        <w:widowControl w:val="0"/>
        <w:spacing w:after="0"/>
        <w:ind w:left="720" w:hanging="720"/>
        <w:contextualSpacing/>
        <w:rPr>
          <w:rFonts w:asciiTheme="minorBidi" w:hAnsiTheme="minorBidi" w:cstheme="minorBidi"/>
          <w:szCs w:val="24"/>
        </w:rPr>
      </w:pPr>
      <w:r w:rsidRPr="003B0BB2">
        <w:rPr>
          <w:rFonts w:asciiTheme="minorBidi" w:hAnsiTheme="minorBidi" w:cstheme="minorBidi"/>
          <w:szCs w:val="24"/>
        </w:rPr>
        <w:t xml:space="preserve">Song, W. M., Di Matteo, T., &amp; Aste, T. (2011). Nested hierarchies in planar graphs. </w:t>
      </w:r>
      <w:r w:rsidRPr="003B0BB2">
        <w:rPr>
          <w:rFonts w:asciiTheme="minorBidi" w:hAnsiTheme="minorBidi" w:cstheme="minorBidi"/>
          <w:i/>
          <w:szCs w:val="24"/>
        </w:rPr>
        <w:t xml:space="preserve">Discrete </w:t>
      </w:r>
      <w:r w:rsidRPr="003B0BB2">
        <w:rPr>
          <w:rFonts w:asciiTheme="minorBidi" w:hAnsiTheme="minorBidi" w:cstheme="minorBidi"/>
          <w:i/>
          <w:szCs w:val="24"/>
        </w:rPr>
        <w:lastRenderedPageBreak/>
        <w:t>Applied Mathematics</w:t>
      </w:r>
      <w:r w:rsidRPr="003B0BB2">
        <w:rPr>
          <w:rFonts w:asciiTheme="minorBidi" w:hAnsiTheme="minorBidi" w:cstheme="minorBidi"/>
          <w:szCs w:val="24"/>
        </w:rPr>
        <w:t xml:space="preserve">, </w:t>
      </w:r>
      <w:r w:rsidRPr="003B0BB2">
        <w:rPr>
          <w:rFonts w:asciiTheme="minorBidi" w:hAnsiTheme="minorBidi" w:cstheme="minorBidi"/>
          <w:i/>
          <w:szCs w:val="24"/>
        </w:rPr>
        <w:t>159</w:t>
      </w:r>
      <w:r w:rsidRPr="003B0BB2">
        <w:rPr>
          <w:rFonts w:asciiTheme="minorBidi" w:hAnsiTheme="minorBidi" w:cstheme="minorBidi"/>
          <w:szCs w:val="24"/>
        </w:rPr>
        <w:t>(17), 2135-2146.</w:t>
      </w:r>
    </w:p>
    <w:p w14:paraId="5546D4A5" w14:textId="5DF7C828" w:rsidR="0020552E" w:rsidRDefault="0020552E" w:rsidP="004F463C">
      <w:pPr>
        <w:pStyle w:val="EndNoteBibliography"/>
        <w:widowControl w:val="0"/>
        <w:spacing w:after="0"/>
        <w:ind w:left="720" w:hanging="720"/>
        <w:contextualSpacing/>
        <w:rPr>
          <w:rFonts w:asciiTheme="minorBidi" w:hAnsiTheme="minorBidi" w:cstheme="minorBidi"/>
          <w:szCs w:val="24"/>
        </w:rPr>
      </w:pPr>
      <w:r w:rsidRPr="0020552E">
        <w:rPr>
          <w:rFonts w:asciiTheme="minorBidi" w:hAnsiTheme="minorBidi" w:cstheme="minorBidi"/>
          <w:szCs w:val="24"/>
        </w:rPr>
        <w:t xml:space="preserve">Song, W. M., Di Matteo, T., &amp; Aste, T. (2012). Hierarchical information clustering by means of topologically embedded graphs. </w:t>
      </w:r>
      <w:r w:rsidRPr="0020552E">
        <w:rPr>
          <w:rFonts w:asciiTheme="minorBidi" w:hAnsiTheme="minorBidi" w:cstheme="minorBidi"/>
          <w:i/>
          <w:szCs w:val="24"/>
        </w:rPr>
        <w:t>PLoS One</w:t>
      </w:r>
      <w:r w:rsidRPr="0020552E">
        <w:rPr>
          <w:rFonts w:asciiTheme="minorBidi" w:hAnsiTheme="minorBidi" w:cstheme="minorBidi"/>
          <w:szCs w:val="24"/>
        </w:rPr>
        <w:t xml:space="preserve">, </w:t>
      </w:r>
      <w:r w:rsidRPr="0020552E">
        <w:rPr>
          <w:rFonts w:asciiTheme="minorBidi" w:hAnsiTheme="minorBidi" w:cstheme="minorBidi"/>
          <w:i/>
          <w:szCs w:val="24"/>
        </w:rPr>
        <w:t>7</w:t>
      </w:r>
      <w:r w:rsidRPr="0020552E">
        <w:rPr>
          <w:rFonts w:asciiTheme="minorBidi" w:hAnsiTheme="minorBidi" w:cstheme="minorBidi"/>
          <w:szCs w:val="24"/>
        </w:rPr>
        <w:t>(3), e31929.</w:t>
      </w:r>
    </w:p>
    <w:p w14:paraId="05C69DD2" w14:textId="4084DA9B" w:rsidR="007B6D14" w:rsidRPr="00E86EA2" w:rsidRDefault="007B6D14" w:rsidP="004F463C">
      <w:pPr>
        <w:pStyle w:val="EndNoteBibliography"/>
        <w:widowControl w:val="0"/>
        <w:spacing w:after="0"/>
        <w:ind w:left="720" w:hanging="720"/>
        <w:contextualSpacing/>
        <w:rPr>
          <w:ins w:id="447" w:author="A P Christensen" w:date="2018-03-05T07:52:00Z"/>
          <w:rFonts w:asciiTheme="minorBidi" w:hAnsiTheme="minorBidi" w:cstheme="minorBidi"/>
          <w:szCs w:val="24"/>
        </w:rPr>
      </w:pPr>
      <w:r w:rsidRPr="007B6D14">
        <w:rPr>
          <w:rFonts w:asciiTheme="minorBidi" w:hAnsiTheme="minorBidi" w:cstheme="minorBidi"/>
          <w:szCs w:val="24"/>
        </w:rPr>
        <w:t>van Borkulo, C. D., Boschloo, L., Kossakowski, J., Tio, P., Schoevers, R. A., Bors</w:t>
      </w:r>
      <w:r>
        <w:rPr>
          <w:rFonts w:asciiTheme="minorBidi" w:hAnsiTheme="minorBidi" w:cstheme="minorBidi"/>
          <w:szCs w:val="24"/>
        </w:rPr>
        <w:t>boom, D., &amp; Waldorp, L. J. (</w:t>
      </w:r>
      <w:ins w:id="448" w:author="A P Christensen" w:date="2018-03-06T13:19:00Z">
        <w:r w:rsidR="00E86EA2">
          <w:rPr>
            <w:rFonts w:asciiTheme="minorBidi" w:hAnsiTheme="minorBidi" w:cstheme="minorBidi"/>
            <w:szCs w:val="24"/>
          </w:rPr>
          <w:t>2018</w:t>
        </w:r>
      </w:ins>
      <w:del w:id="449" w:author="A P Christensen" w:date="2018-03-06T13:19:00Z">
        <w:r w:rsidDel="00E86EA2">
          <w:rPr>
            <w:rFonts w:asciiTheme="minorBidi" w:hAnsiTheme="minorBidi" w:cstheme="minorBidi"/>
            <w:szCs w:val="24"/>
          </w:rPr>
          <w:delText>under review</w:delText>
        </w:r>
      </w:del>
      <w:r w:rsidRPr="007B6D14">
        <w:rPr>
          <w:rFonts w:asciiTheme="minorBidi" w:hAnsiTheme="minorBidi" w:cstheme="minorBidi"/>
          <w:szCs w:val="24"/>
        </w:rPr>
        <w:t>). Comparing network structures on three aspects: A permutation test.</w:t>
      </w:r>
      <w:ins w:id="450" w:author="A P Christensen" w:date="2018-03-06T13:19:00Z">
        <w:r w:rsidR="00E86EA2">
          <w:rPr>
            <w:rFonts w:asciiTheme="minorBidi" w:hAnsiTheme="minorBidi" w:cstheme="minorBidi"/>
            <w:szCs w:val="24"/>
          </w:rPr>
          <w:t xml:space="preserve"> </w:t>
        </w:r>
        <w:r w:rsidR="00E86EA2">
          <w:rPr>
            <w:rFonts w:asciiTheme="minorBidi" w:hAnsiTheme="minorBidi" w:cstheme="minorBidi"/>
            <w:i/>
            <w:szCs w:val="24"/>
          </w:rPr>
          <w:t>Manuscript under review</w:t>
        </w:r>
        <w:r w:rsidR="00E86EA2">
          <w:rPr>
            <w:rFonts w:asciiTheme="minorBidi" w:hAnsiTheme="minorBidi" w:cstheme="minorBidi"/>
            <w:szCs w:val="24"/>
          </w:rPr>
          <w:t>.</w:t>
        </w:r>
      </w:ins>
      <w:ins w:id="451" w:author="A P Christensen" w:date="2018-03-06T13:25:00Z">
        <w:r w:rsidR="00E86EA2">
          <w:rPr>
            <w:rFonts w:asciiTheme="minorBidi" w:hAnsiTheme="minorBidi" w:cstheme="minorBidi"/>
            <w:szCs w:val="24"/>
          </w:rPr>
          <w:t xml:space="preserve"> Available from: </w:t>
        </w:r>
        <w:r w:rsidR="00E86EA2" w:rsidRPr="00E86EA2">
          <w:rPr>
            <w:rFonts w:asciiTheme="minorBidi" w:hAnsiTheme="minorBidi" w:cstheme="minorBidi"/>
            <w:szCs w:val="24"/>
          </w:rPr>
          <w:t>https://www.researchgate.net/profile/Claudia_Van_Borkulo/publication/314750838_Comparing_network_structures_on_three_aspects_A_permutation_test/links/58c55ef145851538eb8af8a9/Comparing-network-structures-on-three-aspects-A-permutation-test.pdf</w:t>
        </w:r>
      </w:ins>
    </w:p>
    <w:p w14:paraId="1FC5B777" w14:textId="064E8CFE" w:rsidR="004945FD" w:rsidRPr="00890FAE" w:rsidRDefault="00E86EA2" w:rsidP="004F463C">
      <w:pPr>
        <w:pStyle w:val="EndNoteBibliography"/>
        <w:widowControl w:val="0"/>
        <w:spacing w:after="0"/>
        <w:ind w:left="720" w:hanging="720"/>
        <w:contextualSpacing/>
        <w:rPr>
          <w:rFonts w:asciiTheme="minorBidi" w:hAnsiTheme="minorBidi" w:cstheme="minorBidi"/>
          <w:szCs w:val="24"/>
        </w:rPr>
      </w:pPr>
      <w:ins w:id="452" w:author="A P Christensen" w:date="2018-03-06T13:20:00Z">
        <w:r>
          <w:rPr>
            <w:rFonts w:asciiTheme="minorBidi" w:hAnsiTheme="minorBidi" w:cstheme="minorBidi"/>
            <w:szCs w:val="24"/>
          </w:rPr>
          <w:t>v</w:t>
        </w:r>
      </w:ins>
      <w:ins w:id="453" w:author="A P Christensen" w:date="2018-03-05T07:52:00Z">
        <w:r w:rsidR="004945FD" w:rsidRPr="004945FD">
          <w:rPr>
            <w:rFonts w:asciiTheme="minorBidi" w:hAnsiTheme="minorBidi" w:cstheme="minorBidi"/>
            <w:szCs w:val="24"/>
          </w:rPr>
          <w:t xml:space="preserve">an Sonderen, E., Sanderman, R., &amp; Coyne, J. C. (2013). Ineffectiveness of reverse wording of questionnaire items: Let’s learn from cows in the rain. </w:t>
        </w:r>
        <w:r w:rsidR="004945FD" w:rsidRPr="004945FD">
          <w:rPr>
            <w:rFonts w:asciiTheme="minorBidi" w:hAnsiTheme="minorBidi" w:cstheme="minorBidi"/>
            <w:i/>
            <w:szCs w:val="24"/>
          </w:rPr>
          <w:t>PloS one</w:t>
        </w:r>
        <w:r w:rsidR="004945FD" w:rsidRPr="004945FD">
          <w:rPr>
            <w:rFonts w:asciiTheme="minorBidi" w:hAnsiTheme="minorBidi" w:cstheme="minorBidi"/>
            <w:szCs w:val="24"/>
          </w:rPr>
          <w:t xml:space="preserve">, </w:t>
        </w:r>
        <w:r w:rsidR="004945FD" w:rsidRPr="004945FD">
          <w:rPr>
            <w:rFonts w:asciiTheme="minorBidi" w:hAnsiTheme="minorBidi" w:cstheme="minorBidi"/>
            <w:i/>
            <w:szCs w:val="24"/>
          </w:rPr>
          <w:t>8</w:t>
        </w:r>
        <w:r w:rsidR="004945FD" w:rsidRPr="004945FD">
          <w:rPr>
            <w:rFonts w:asciiTheme="minorBidi" w:hAnsiTheme="minorBidi" w:cstheme="minorBidi"/>
            <w:szCs w:val="24"/>
          </w:rPr>
          <w:t>(7), e68967.</w:t>
        </w:r>
      </w:ins>
    </w:p>
    <w:p w14:paraId="2B4BB252" w14:textId="315DCE3A" w:rsidR="00692D8A" w:rsidRDefault="00FF5C48" w:rsidP="004F463C">
      <w:pPr>
        <w:widowControl w:val="0"/>
        <w:ind w:left="720" w:hanging="720"/>
        <w:contextualSpacing/>
      </w:pPr>
      <w:r w:rsidRPr="00FF5C48">
        <w:t>Woo, S. E., Chernyshenko, O. S., Longley, A., Zhang, Z. X., Chiu, C. Y., &amp; Stark, S. E. (2014). Openness to</w:t>
      </w:r>
      <w:r>
        <w:t xml:space="preserve"> experience: Its lower-</w:t>
      </w:r>
      <w:r w:rsidRPr="00FF5C48">
        <w:t>level structure, measurement, and cross-cultural equivalence. </w:t>
      </w:r>
      <w:r>
        <w:rPr>
          <w:i/>
          <w:iCs/>
        </w:rPr>
        <w:t>Journal of P</w:t>
      </w:r>
      <w:r w:rsidRPr="00FF5C48">
        <w:rPr>
          <w:i/>
          <w:iCs/>
        </w:rPr>
        <w:t xml:space="preserve">ersonality </w:t>
      </w:r>
      <w:r>
        <w:rPr>
          <w:i/>
          <w:iCs/>
        </w:rPr>
        <w:t>A</w:t>
      </w:r>
      <w:r w:rsidRPr="00FF5C48">
        <w:rPr>
          <w:i/>
          <w:iCs/>
        </w:rPr>
        <w:t>ssessment</w:t>
      </w:r>
      <w:r w:rsidRPr="00FF5C48">
        <w:t>, </w:t>
      </w:r>
      <w:r w:rsidRPr="00FF5C48">
        <w:rPr>
          <w:i/>
          <w:iCs/>
        </w:rPr>
        <w:t>96</w:t>
      </w:r>
      <w:r w:rsidRPr="00FF5C48">
        <w:t>(1), 29-45.</w:t>
      </w:r>
    </w:p>
    <w:p w14:paraId="0A02299F" w14:textId="36186237" w:rsidR="00FA0836" w:rsidRPr="00FA0836" w:rsidRDefault="00FA0836" w:rsidP="004F463C">
      <w:pPr>
        <w:widowControl w:val="0"/>
        <w:ind w:left="720" w:hanging="720"/>
        <w:contextualSpacing/>
        <w:sectPr w:rsidR="00FA0836" w:rsidRPr="00FA0836" w:rsidSect="00E82E8F">
          <w:headerReference w:type="default" r:id="rId12"/>
          <w:headerReference w:type="first" r:id="rId13"/>
          <w:pgSz w:w="12240" w:h="15840"/>
          <w:pgMar w:top="1440" w:right="1440" w:bottom="1440" w:left="1440" w:header="720" w:footer="720" w:gutter="0"/>
          <w:cols w:space="720"/>
          <w:titlePg/>
          <w:docGrid w:linePitch="360"/>
        </w:sectPr>
      </w:pPr>
      <w:r w:rsidRPr="00FA0836">
        <w:t xml:space="preserve">Xu, X., Plaks, J. E., &amp; Peterson, J. B. (2016). From </w:t>
      </w:r>
      <w:r>
        <w:t>dispositions to goals to ideology: Toward a s</w:t>
      </w:r>
      <w:r w:rsidRPr="00FA0836">
        <w:t xml:space="preserve">ynthesis of </w:t>
      </w:r>
      <w:r>
        <w:t>personality and social psychological approaches to political o</w:t>
      </w:r>
      <w:r w:rsidRPr="00FA0836">
        <w:t>rientation. </w:t>
      </w:r>
      <w:r w:rsidRPr="00FA0836">
        <w:rPr>
          <w:i/>
          <w:iCs/>
        </w:rPr>
        <w:t>Social and Personality Psychology Compass</w:t>
      </w:r>
      <w:r w:rsidRPr="00FA0836">
        <w:t>, </w:t>
      </w:r>
      <w:r w:rsidRPr="00FA0836">
        <w:rPr>
          <w:i/>
          <w:iCs/>
        </w:rPr>
        <w:t>10</w:t>
      </w:r>
      <w:r w:rsidRPr="00FA0836">
        <w:t>(5), 267-280.</w:t>
      </w:r>
    </w:p>
    <w:p w14:paraId="29619080" w14:textId="6CDD1063" w:rsidR="009A2B7F" w:rsidRPr="00524F27" w:rsidRDefault="009A2B7F" w:rsidP="004F463C">
      <w:pPr>
        <w:widowControl w:val="0"/>
        <w:contextualSpacing/>
      </w:pPr>
      <w:r>
        <w:rPr>
          <w:b/>
        </w:rPr>
        <w:lastRenderedPageBreak/>
        <w:t xml:space="preserve">Table 1. </w:t>
      </w:r>
      <w:r>
        <w:t>Descriptions</w:t>
      </w:r>
      <w:r w:rsidR="005352DC">
        <w:t xml:space="preserve"> and</w:t>
      </w:r>
      <w:r w:rsidR="002C78AF">
        <w:t xml:space="preserve"> Rasch reliabilities (</w:t>
      </w:r>
      <w:r w:rsidR="006E4941">
        <w:rPr>
          <w:i/>
        </w:rPr>
        <w:t>R</w:t>
      </w:r>
      <w:r w:rsidR="006E4941">
        <w:rPr>
          <w:i/>
          <w:vertAlign w:val="subscript"/>
        </w:rPr>
        <w:t>r</w:t>
      </w:r>
      <w:r w:rsidR="005352DC">
        <w:t>)</w:t>
      </w:r>
      <w:r>
        <w:t xml:space="preserve"> of each facet from each Openness to Experience inventory.</w:t>
      </w:r>
    </w:p>
    <w:tbl>
      <w:tblPr>
        <w:tblStyle w:val="TableGrid"/>
        <w:tblW w:w="15475" w:type="dxa"/>
        <w:jc w:val="center"/>
        <w:tblCellMar>
          <w:left w:w="115" w:type="dxa"/>
          <w:right w:w="115" w:type="dxa"/>
        </w:tblCellMar>
        <w:tblLook w:val="04A0" w:firstRow="1" w:lastRow="0" w:firstColumn="1" w:lastColumn="0" w:noHBand="0" w:noVBand="1"/>
      </w:tblPr>
      <w:tblGrid>
        <w:gridCol w:w="3487"/>
        <w:gridCol w:w="3018"/>
        <w:gridCol w:w="8970"/>
      </w:tblGrid>
      <w:tr w:rsidR="009A506F" w14:paraId="3AA962C6" w14:textId="77777777" w:rsidTr="00805226">
        <w:trPr>
          <w:trHeight w:val="350"/>
          <w:jc w:val="center"/>
        </w:trPr>
        <w:tc>
          <w:tcPr>
            <w:tcW w:w="3487" w:type="dxa"/>
            <w:tcBorders>
              <w:left w:val="single" w:sz="4" w:space="0" w:color="FFFFFF" w:themeColor="background1"/>
              <w:right w:val="single" w:sz="4" w:space="0" w:color="FFFFFF" w:themeColor="background1"/>
            </w:tcBorders>
            <w:vAlign w:val="center"/>
          </w:tcPr>
          <w:p w14:paraId="1EF15A5D" w14:textId="7777777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Scale</w:t>
            </w:r>
          </w:p>
        </w:tc>
        <w:tc>
          <w:tcPr>
            <w:tcW w:w="3018" w:type="dxa"/>
            <w:tcBorders>
              <w:left w:val="single" w:sz="4" w:space="0" w:color="FFFFFF" w:themeColor="background1"/>
              <w:right w:val="single" w:sz="4" w:space="0" w:color="FFFFFF" w:themeColor="background1"/>
            </w:tcBorders>
            <w:vAlign w:val="center"/>
          </w:tcPr>
          <w:p w14:paraId="2C246FC9" w14:textId="1CAD776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Facet</w:t>
            </w:r>
            <w:r w:rsidR="003543E7" w:rsidRPr="005352DC">
              <w:rPr>
                <w:rFonts w:ascii="Times New Roman" w:hAnsi="Times New Roman" w:cs="Times New Roman"/>
                <w:b/>
                <w:sz w:val="24"/>
                <w:szCs w:val="24"/>
              </w:rPr>
              <w:t xml:space="preserve"> (</w:t>
            </w:r>
            <w:r w:rsidR="006E4941" w:rsidRPr="006E4941">
              <w:rPr>
                <w:rFonts w:ascii="Times New Roman" w:hAnsi="Times New Roman" w:cs="Times New Roman"/>
                <w:b/>
                <w:i/>
                <w:sz w:val="24"/>
                <w:szCs w:val="24"/>
              </w:rPr>
              <w:t>R</w:t>
            </w:r>
            <w:r w:rsidR="006E4941" w:rsidRPr="006E4941">
              <w:rPr>
                <w:rFonts w:ascii="Times New Roman" w:hAnsi="Times New Roman" w:cs="Times New Roman"/>
                <w:b/>
                <w:i/>
                <w:sz w:val="24"/>
                <w:szCs w:val="24"/>
                <w:vertAlign w:val="subscript"/>
              </w:rPr>
              <w:t>r</w:t>
            </w:r>
            <w:r w:rsidR="003543E7" w:rsidRPr="005352DC">
              <w:rPr>
                <w:rFonts w:ascii="Times New Roman" w:hAnsi="Times New Roman" w:cs="Times New Roman"/>
                <w:b/>
                <w:sz w:val="24"/>
                <w:szCs w:val="24"/>
              </w:rPr>
              <w:t>)</w:t>
            </w:r>
          </w:p>
        </w:tc>
        <w:tc>
          <w:tcPr>
            <w:tcW w:w="8970" w:type="dxa"/>
            <w:tcBorders>
              <w:left w:val="single" w:sz="4" w:space="0" w:color="FFFFFF" w:themeColor="background1"/>
              <w:right w:val="single" w:sz="4" w:space="0" w:color="FFFFFF" w:themeColor="background1"/>
            </w:tcBorders>
            <w:vAlign w:val="center"/>
          </w:tcPr>
          <w:p w14:paraId="0CE14F3C" w14:textId="7777777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Description</w:t>
            </w:r>
          </w:p>
        </w:tc>
      </w:tr>
      <w:tr w:rsidR="009A506F" w:rsidRPr="00A32E25" w14:paraId="63268277" w14:textId="77777777" w:rsidTr="00805226">
        <w:trPr>
          <w:jc w:val="center"/>
        </w:trPr>
        <w:tc>
          <w:tcPr>
            <w:tcW w:w="3487" w:type="dxa"/>
            <w:tcBorders>
              <w:left w:val="single" w:sz="4" w:space="0" w:color="FFFFFF" w:themeColor="background1"/>
              <w:bottom w:val="single" w:sz="4" w:space="0" w:color="FFFFFF" w:themeColor="background1"/>
              <w:right w:val="single" w:sz="4" w:space="0" w:color="FFFFFF" w:themeColor="background1"/>
            </w:tcBorders>
            <w:vAlign w:val="center"/>
          </w:tcPr>
          <w:p w14:paraId="0F3F25B1" w14:textId="5A9BADA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NEO</w:t>
            </w:r>
            <w:r w:rsidR="008F2F13">
              <w:rPr>
                <w:rFonts w:ascii="Times New Roman" w:hAnsi="Times New Roman" w:cs="Times New Roman"/>
                <w:b/>
                <w:sz w:val="24"/>
                <w:szCs w:val="24"/>
              </w:rPr>
              <w:t>-PI-3</w:t>
            </w:r>
          </w:p>
        </w:tc>
        <w:tc>
          <w:tcPr>
            <w:tcW w:w="3018" w:type="dxa"/>
            <w:tcBorders>
              <w:left w:val="single" w:sz="4" w:space="0" w:color="FFFFFF" w:themeColor="background1"/>
              <w:bottom w:val="single" w:sz="4" w:space="0" w:color="FFFFFF" w:themeColor="background1"/>
              <w:right w:val="single" w:sz="4" w:space="0" w:color="FFFFFF" w:themeColor="background1"/>
            </w:tcBorders>
            <w:vAlign w:val="center"/>
          </w:tcPr>
          <w:p w14:paraId="0495B007"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Fantasy</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76</w:t>
            </w:r>
            <w:r w:rsidR="00FC6F24" w:rsidRPr="005352DC">
              <w:rPr>
                <w:rFonts w:ascii="Times New Roman" w:hAnsi="Times New Roman" w:cs="Times New Roman"/>
                <w:sz w:val="24"/>
                <w:szCs w:val="24"/>
              </w:rPr>
              <w:t>)</w:t>
            </w:r>
          </w:p>
        </w:tc>
        <w:tc>
          <w:tcPr>
            <w:tcW w:w="8970" w:type="dxa"/>
            <w:tcBorders>
              <w:left w:val="single" w:sz="4" w:space="0" w:color="FFFFFF" w:themeColor="background1"/>
              <w:bottom w:val="single" w:sz="4" w:space="0" w:color="FFFFFF" w:themeColor="background1"/>
              <w:right w:val="single" w:sz="4" w:space="0" w:color="FFFFFF" w:themeColor="background1"/>
            </w:tcBorders>
            <w:vAlign w:val="center"/>
          </w:tcPr>
          <w:p w14:paraId="7D8E9CE9"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Receptivity to the inner world of imagination</w:t>
            </w:r>
          </w:p>
        </w:tc>
      </w:tr>
      <w:tr w:rsidR="009A506F" w:rsidRPr="00A32E25" w14:paraId="318E40B2" w14:textId="77777777" w:rsidTr="00805226">
        <w:trPr>
          <w:trHeight w:val="395"/>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767F7C1" w14:textId="30B9A462"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w:t>
            </w:r>
            <w:r w:rsidR="00FE4ACE">
              <w:rPr>
                <w:rFonts w:ascii="Times New Roman" w:hAnsi="Times New Roman" w:cs="Times New Roman"/>
                <w:sz w:val="24"/>
                <w:szCs w:val="24"/>
              </w:rPr>
              <w:t>Martin, McCrae, &amp; Costa, 2005</w:t>
            </w:r>
            <w:r w:rsidRPr="005352DC">
              <w:rPr>
                <w:rFonts w:ascii="Times New Roman" w:hAnsi="Times New Roman" w:cs="Times New Roman"/>
                <w:sz w:val="24"/>
                <w:szCs w:val="24"/>
              </w:rPr>
              <w:t>)</w:t>
            </w: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A988FDD"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Aesthetics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81</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D3E893"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Appreciation of art and beauty</w:t>
            </w:r>
          </w:p>
        </w:tc>
      </w:tr>
      <w:tr w:rsidR="009A506F" w:rsidRPr="00A32E25" w14:paraId="79633ECF" w14:textId="77777777" w:rsidTr="00805226">
        <w:trPr>
          <w:trHeight w:val="359"/>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954B8B8"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3F2C56"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Feelings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73</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948947" w14:textId="37E90C95"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 xml:space="preserve">Openness to inner feelings and </w:t>
            </w:r>
            <w:r w:rsidR="006A104C">
              <w:rPr>
                <w:rFonts w:ascii="Times New Roman" w:hAnsi="Times New Roman" w:cs="Times New Roman"/>
                <w:sz w:val="24"/>
                <w:szCs w:val="24"/>
              </w:rPr>
              <w:t>emotions</w:t>
            </w:r>
          </w:p>
        </w:tc>
      </w:tr>
      <w:tr w:rsidR="009A506F" w:rsidRPr="00A32E25" w14:paraId="7E75DD09" w14:textId="77777777" w:rsidTr="00805226">
        <w:trPr>
          <w:trHeight w:val="350"/>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F6D901F"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3ED817"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Actions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71</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F4DAAC"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Openness to new experiences on a practical level</w:t>
            </w:r>
          </w:p>
        </w:tc>
      </w:tr>
      <w:tr w:rsidR="009A506F" w:rsidRPr="00A32E25" w14:paraId="2423211E" w14:textId="77777777" w:rsidTr="00805226">
        <w:trPr>
          <w:trHeight w:val="350"/>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AAD9956"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E01D7B"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Ideas</w:t>
            </w:r>
            <w:r w:rsidR="00693468" w:rsidRPr="005352DC">
              <w:rPr>
                <w:rFonts w:ascii="Times New Roman" w:hAnsi="Times New Roman" w:cs="Times New Roman"/>
                <w:sz w:val="24"/>
                <w:szCs w:val="24"/>
              </w:rPr>
              <w:t xml:space="preserve"> (.</w:t>
            </w:r>
            <w:r w:rsidR="00A9058E" w:rsidRPr="005352DC">
              <w:rPr>
                <w:rFonts w:ascii="Times New Roman" w:hAnsi="Times New Roman" w:cs="Times New Roman"/>
                <w:sz w:val="24"/>
                <w:szCs w:val="24"/>
              </w:rPr>
              <w:t>8</w:t>
            </w:r>
            <w:r w:rsidR="005352DC" w:rsidRPr="005352DC">
              <w:rPr>
                <w:rFonts w:ascii="Times New Roman" w:hAnsi="Times New Roman" w:cs="Times New Roman"/>
                <w:sz w:val="24"/>
                <w:szCs w:val="24"/>
              </w:rPr>
              <w:t>2</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0D7DC16"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Intellectual curiosity</w:t>
            </w:r>
          </w:p>
        </w:tc>
      </w:tr>
      <w:tr w:rsidR="009A506F" w:rsidRPr="00A32E25" w14:paraId="25C03FE3" w14:textId="77777777" w:rsidTr="00805226">
        <w:trPr>
          <w:trHeight w:val="305"/>
          <w:jc w:val="center"/>
        </w:trPr>
        <w:tc>
          <w:tcPr>
            <w:tcW w:w="3487" w:type="dxa"/>
            <w:tcBorders>
              <w:top w:val="single" w:sz="4" w:space="0" w:color="FFFFFF" w:themeColor="background1"/>
              <w:left w:val="single" w:sz="4" w:space="0" w:color="FFFFFF" w:themeColor="background1"/>
              <w:right w:val="single" w:sz="4" w:space="0" w:color="FFFFFF" w:themeColor="background1"/>
            </w:tcBorders>
            <w:vAlign w:val="center"/>
          </w:tcPr>
          <w:p w14:paraId="72BA4FBE"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right w:val="single" w:sz="4" w:space="0" w:color="FFFFFF" w:themeColor="background1"/>
            </w:tcBorders>
            <w:vAlign w:val="center"/>
          </w:tcPr>
          <w:p w14:paraId="70920FAD"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Values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74</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right w:val="single" w:sz="4" w:space="0" w:color="FFFFFF" w:themeColor="background1"/>
            </w:tcBorders>
            <w:vAlign w:val="center"/>
          </w:tcPr>
          <w:p w14:paraId="2E70502B" w14:textId="0FF35171"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 xml:space="preserve">Readiness to re-examine </w:t>
            </w:r>
            <w:r w:rsidR="003B369C">
              <w:rPr>
                <w:rFonts w:ascii="Times New Roman" w:hAnsi="Times New Roman" w:cs="Times New Roman"/>
                <w:sz w:val="24"/>
                <w:szCs w:val="24"/>
              </w:rPr>
              <w:t xml:space="preserve">one’s </w:t>
            </w:r>
            <w:r w:rsidRPr="005352DC">
              <w:rPr>
                <w:rFonts w:ascii="Times New Roman" w:hAnsi="Times New Roman" w:cs="Times New Roman"/>
                <w:sz w:val="24"/>
                <w:szCs w:val="24"/>
              </w:rPr>
              <w:t>own values and those of authority figures</w:t>
            </w:r>
          </w:p>
        </w:tc>
      </w:tr>
      <w:tr w:rsidR="009A506F" w:rsidRPr="00A32E25" w14:paraId="20CF32AC" w14:textId="77777777" w:rsidTr="00805226">
        <w:trPr>
          <w:trHeight w:val="638"/>
          <w:jc w:val="center"/>
        </w:trPr>
        <w:tc>
          <w:tcPr>
            <w:tcW w:w="3487" w:type="dxa"/>
            <w:tcBorders>
              <w:left w:val="single" w:sz="4" w:space="0" w:color="FFFFFF" w:themeColor="background1"/>
              <w:bottom w:val="single" w:sz="4" w:space="0" w:color="FFFFFF" w:themeColor="background1"/>
              <w:right w:val="single" w:sz="4" w:space="0" w:color="FFFFFF" w:themeColor="background1"/>
            </w:tcBorders>
            <w:vAlign w:val="center"/>
          </w:tcPr>
          <w:p w14:paraId="5B5FBF21" w14:textId="7777777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BFAS</w:t>
            </w:r>
          </w:p>
          <w:p w14:paraId="033442C3" w14:textId="7FA13F3B" w:rsidR="009A2B7F" w:rsidRPr="005352DC" w:rsidRDefault="008F2F13"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(DeYoung et al. 2007</w:t>
            </w:r>
            <w:r w:rsidR="009A2B7F" w:rsidRPr="005352DC">
              <w:rPr>
                <w:rFonts w:ascii="Times New Roman" w:hAnsi="Times New Roman" w:cs="Times New Roman"/>
                <w:sz w:val="24"/>
                <w:szCs w:val="24"/>
              </w:rPr>
              <w:t>)</w:t>
            </w:r>
          </w:p>
        </w:tc>
        <w:tc>
          <w:tcPr>
            <w:tcW w:w="3018" w:type="dxa"/>
            <w:tcBorders>
              <w:left w:val="single" w:sz="4" w:space="0" w:color="FFFFFF" w:themeColor="background1"/>
              <w:bottom w:val="single" w:sz="4" w:space="0" w:color="FFFFFF" w:themeColor="background1"/>
              <w:right w:val="single" w:sz="4" w:space="0" w:color="FFFFFF" w:themeColor="background1"/>
            </w:tcBorders>
            <w:vAlign w:val="center"/>
          </w:tcPr>
          <w:p w14:paraId="06F1EA4A"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Openness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80</w:t>
            </w:r>
            <w:r w:rsidR="00693468" w:rsidRPr="005352DC">
              <w:rPr>
                <w:rFonts w:ascii="Times New Roman" w:hAnsi="Times New Roman" w:cs="Times New Roman"/>
                <w:sz w:val="24"/>
                <w:szCs w:val="24"/>
              </w:rPr>
              <w:t>)</w:t>
            </w:r>
          </w:p>
        </w:tc>
        <w:tc>
          <w:tcPr>
            <w:tcW w:w="8970" w:type="dxa"/>
            <w:tcBorders>
              <w:left w:val="single" w:sz="4" w:space="0" w:color="FFFFFF" w:themeColor="background1"/>
              <w:bottom w:val="single" w:sz="4" w:space="0" w:color="FFFFFF" w:themeColor="background1"/>
              <w:right w:val="single" w:sz="4" w:space="0" w:color="FFFFFF" w:themeColor="background1"/>
            </w:tcBorders>
            <w:vAlign w:val="center"/>
          </w:tcPr>
          <w:p w14:paraId="09B5DC40" w14:textId="42E9FCFD"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Perceptual engagement (perceptual and sensory information)</w:t>
            </w:r>
            <w:r w:rsidR="003B369C">
              <w:rPr>
                <w:rFonts w:ascii="Times New Roman" w:hAnsi="Times New Roman" w:cs="Times New Roman"/>
                <w:sz w:val="24"/>
                <w:szCs w:val="24"/>
              </w:rPr>
              <w:t xml:space="preserve">, </w:t>
            </w:r>
            <w:r w:rsidRPr="005352DC">
              <w:rPr>
                <w:rFonts w:ascii="Times New Roman" w:hAnsi="Times New Roman" w:cs="Times New Roman"/>
                <w:sz w:val="24"/>
                <w:szCs w:val="24"/>
              </w:rPr>
              <w:t>including an interest in art, nature, and sensory experiences</w:t>
            </w:r>
          </w:p>
        </w:tc>
      </w:tr>
      <w:tr w:rsidR="009A506F" w:rsidRPr="00A32E25" w14:paraId="33CC16F1" w14:textId="77777777" w:rsidTr="00805226">
        <w:trPr>
          <w:trHeight w:val="629"/>
          <w:jc w:val="center"/>
        </w:trPr>
        <w:tc>
          <w:tcPr>
            <w:tcW w:w="3487" w:type="dxa"/>
            <w:tcBorders>
              <w:top w:val="single" w:sz="4" w:space="0" w:color="FFFFFF" w:themeColor="background1"/>
              <w:left w:val="single" w:sz="4" w:space="0" w:color="FFFFFF" w:themeColor="background1"/>
              <w:right w:val="single" w:sz="4" w:space="0" w:color="FFFFFF" w:themeColor="background1"/>
            </w:tcBorders>
            <w:vAlign w:val="center"/>
          </w:tcPr>
          <w:p w14:paraId="47D7BA3E"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right w:val="single" w:sz="4" w:space="0" w:color="FFFFFF" w:themeColor="background1"/>
            </w:tcBorders>
            <w:vAlign w:val="center"/>
          </w:tcPr>
          <w:p w14:paraId="3A10B397"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Intellect</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83</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right w:val="single" w:sz="4" w:space="0" w:color="FFFFFF" w:themeColor="background1"/>
            </w:tcBorders>
            <w:vAlign w:val="center"/>
          </w:tcPr>
          <w:p w14:paraId="2DC6843E" w14:textId="1BE82024"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Intellectual engagement (abstract and semantic information)</w:t>
            </w:r>
            <w:r w:rsidR="003B369C">
              <w:rPr>
                <w:rFonts w:ascii="Times New Roman" w:hAnsi="Times New Roman" w:cs="Times New Roman"/>
                <w:sz w:val="24"/>
                <w:szCs w:val="24"/>
              </w:rPr>
              <w:t>,</w:t>
            </w:r>
            <w:r w:rsidRPr="005352DC">
              <w:rPr>
                <w:rFonts w:ascii="Times New Roman" w:hAnsi="Times New Roman" w:cs="Times New Roman"/>
                <w:sz w:val="24"/>
                <w:szCs w:val="24"/>
              </w:rPr>
              <w:t xml:space="preserve"> including an interest in intellectual hobbies and activities as well as intellectual ability</w:t>
            </w:r>
          </w:p>
        </w:tc>
      </w:tr>
      <w:tr w:rsidR="009A506F" w:rsidRPr="00A32E25" w14:paraId="7FD4B7D2" w14:textId="77777777" w:rsidTr="00805226">
        <w:trPr>
          <w:trHeight w:val="521"/>
          <w:jc w:val="center"/>
        </w:trPr>
        <w:tc>
          <w:tcPr>
            <w:tcW w:w="3487" w:type="dxa"/>
            <w:tcBorders>
              <w:left w:val="single" w:sz="4" w:space="0" w:color="FFFFFF" w:themeColor="background1"/>
              <w:bottom w:val="single" w:sz="4" w:space="0" w:color="FFFFFF" w:themeColor="background1"/>
              <w:right w:val="single" w:sz="4" w:space="0" w:color="FFFFFF" w:themeColor="background1"/>
            </w:tcBorders>
            <w:vAlign w:val="center"/>
          </w:tcPr>
          <w:p w14:paraId="3798DBEA" w14:textId="7777777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Woo</w:t>
            </w:r>
          </w:p>
          <w:p w14:paraId="7E397AF8"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(Woo et al., 2014)</w:t>
            </w:r>
          </w:p>
        </w:tc>
        <w:tc>
          <w:tcPr>
            <w:tcW w:w="3018" w:type="dxa"/>
            <w:tcBorders>
              <w:left w:val="single" w:sz="4" w:space="0" w:color="FFFFFF" w:themeColor="background1"/>
              <w:bottom w:val="single" w:sz="4" w:space="0" w:color="FFFFFF" w:themeColor="background1"/>
              <w:right w:val="single" w:sz="4" w:space="0" w:color="FFFFFF" w:themeColor="background1"/>
            </w:tcBorders>
            <w:vAlign w:val="center"/>
          </w:tcPr>
          <w:p w14:paraId="7E2F698F"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Aesthetics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84</w:t>
            </w:r>
            <w:r w:rsidR="00693468" w:rsidRPr="005352DC">
              <w:rPr>
                <w:rFonts w:ascii="Times New Roman" w:hAnsi="Times New Roman" w:cs="Times New Roman"/>
                <w:sz w:val="24"/>
                <w:szCs w:val="24"/>
              </w:rPr>
              <w:t>)</w:t>
            </w:r>
          </w:p>
        </w:tc>
        <w:tc>
          <w:tcPr>
            <w:tcW w:w="8970" w:type="dxa"/>
            <w:tcBorders>
              <w:left w:val="single" w:sz="4" w:space="0" w:color="FFFFFF" w:themeColor="background1"/>
              <w:bottom w:val="single" w:sz="4" w:space="0" w:color="FFFFFF" w:themeColor="background1"/>
              <w:right w:val="single" w:sz="4" w:space="0" w:color="FFFFFF" w:themeColor="background1"/>
            </w:tcBorders>
            <w:vAlign w:val="center"/>
          </w:tcPr>
          <w:p w14:paraId="7BF1A1AF"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Appreciation of various forms of art such as paintings, classical music, buildings, and landscapes</w:t>
            </w:r>
          </w:p>
        </w:tc>
      </w:tr>
      <w:tr w:rsidR="009A506F" w:rsidRPr="00A32E25" w14:paraId="4546196C" w14:textId="77777777" w:rsidTr="00805226">
        <w:trPr>
          <w:trHeight w:val="323"/>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9D003B"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81EA48A"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Depth</w:t>
            </w:r>
            <w:r w:rsidR="00693468" w:rsidRPr="005352DC">
              <w:rPr>
                <w:rFonts w:ascii="Times New Roman" w:hAnsi="Times New Roman" w:cs="Times New Roman"/>
                <w:sz w:val="24"/>
                <w:szCs w:val="24"/>
              </w:rPr>
              <w:t xml:space="preserve"> (.</w:t>
            </w:r>
            <w:r w:rsidR="00A9058E" w:rsidRPr="005352DC">
              <w:rPr>
                <w:rFonts w:ascii="Times New Roman" w:hAnsi="Times New Roman" w:cs="Times New Roman"/>
                <w:sz w:val="24"/>
                <w:szCs w:val="24"/>
              </w:rPr>
              <w:t>77</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A9AF217"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Desire to gain insights into oneself and the world, to self-improve, and to self-actualize</w:t>
            </w:r>
          </w:p>
        </w:tc>
      </w:tr>
      <w:tr w:rsidR="009A506F" w:rsidRPr="00A32E25" w14:paraId="0C719DD4" w14:textId="77777777" w:rsidTr="00805226">
        <w:trPr>
          <w:trHeight w:val="818"/>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4A1F80"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FA72E1F"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Tolerance</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69</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BA10CB8"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Interest in learning about different cultures, preference to immerse self in new customs and traditions when traveling</w:t>
            </w:r>
          </w:p>
        </w:tc>
      </w:tr>
      <w:tr w:rsidR="009A506F" w:rsidRPr="00A32E25" w14:paraId="16F93760" w14:textId="77777777" w:rsidTr="00805226">
        <w:trPr>
          <w:trHeight w:val="350"/>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DC07D38"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90B7D1"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Intellectual Efficiency</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83</w:t>
            </w:r>
            <w:r w:rsidR="00934D3F"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6E8AB1D"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Efficiency in processing novel intellectual information</w:t>
            </w:r>
          </w:p>
        </w:tc>
      </w:tr>
      <w:tr w:rsidR="009A506F" w:rsidRPr="00A32E25" w14:paraId="119F30C7" w14:textId="77777777" w:rsidTr="00805226">
        <w:trPr>
          <w:trHeight w:val="422"/>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CE2E6C"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DD7C931"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Ingenuity</w:t>
            </w:r>
            <w:r w:rsidR="00693468" w:rsidRPr="005352DC">
              <w:rPr>
                <w:rFonts w:ascii="Times New Roman" w:hAnsi="Times New Roman" w:cs="Times New Roman"/>
                <w:sz w:val="24"/>
                <w:szCs w:val="24"/>
              </w:rPr>
              <w:t xml:space="preserve"> (.</w:t>
            </w:r>
            <w:r w:rsidR="00934D3F" w:rsidRPr="005352DC">
              <w:rPr>
                <w:rFonts w:ascii="Times New Roman" w:hAnsi="Times New Roman" w:cs="Times New Roman"/>
                <w:sz w:val="24"/>
                <w:szCs w:val="24"/>
              </w:rPr>
              <w:t>82</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A4E1C44"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Preparedness to create new intellectual knowledge</w:t>
            </w:r>
          </w:p>
        </w:tc>
      </w:tr>
      <w:tr w:rsidR="009A506F" w:rsidRPr="00A32E25" w14:paraId="32C0FBD7" w14:textId="77777777" w:rsidTr="00805226">
        <w:trPr>
          <w:trHeight w:val="359"/>
          <w:jc w:val="center"/>
        </w:trPr>
        <w:tc>
          <w:tcPr>
            <w:tcW w:w="3487" w:type="dxa"/>
            <w:tcBorders>
              <w:top w:val="single" w:sz="4" w:space="0" w:color="FFFFFF" w:themeColor="background1"/>
              <w:left w:val="single" w:sz="4" w:space="0" w:color="FFFFFF" w:themeColor="background1"/>
              <w:right w:val="single" w:sz="4" w:space="0" w:color="FFFFFF" w:themeColor="background1"/>
            </w:tcBorders>
            <w:vAlign w:val="center"/>
          </w:tcPr>
          <w:p w14:paraId="231EEE21"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right w:val="single" w:sz="4" w:space="0" w:color="FFFFFF" w:themeColor="background1"/>
            </w:tcBorders>
            <w:vAlign w:val="center"/>
          </w:tcPr>
          <w:p w14:paraId="74A2256D"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Curiosity</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77</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right w:val="single" w:sz="4" w:space="0" w:color="FFFFFF" w:themeColor="background1"/>
            </w:tcBorders>
            <w:vAlign w:val="center"/>
          </w:tcPr>
          <w:p w14:paraId="0B82C4B5"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Attraction to novel intellectual ideas</w:t>
            </w:r>
          </w:p>
        </w:tc>
      </w:tr>
      <w:tr w:rsidR="009A506F" w:rsidRPr="00A32E25" w14:paraId="573412C7" w14:textId="77777777" w:rsidTr="00805226">
        <w:trPr>
          <w:trHeight w:val="314"/>
          <w:jc w:val="center"/>
        </w:trPr>
        <w:tc>
          <w:tcPr>
            <w:tcW w:w="3487" w:type="dxa"/>
            <w:tcBorders>
              <w:left w:val="single" w:sz="4" w:space="0" w:color="FFFFFF" w:themeColor="background1"/>
              <w:bottom w:val="single" w:sz="4" w:space="0" w:color="FFFFFF" w:themeColor="background1"/>
              <w:right w:val="single" w:sz="4" w:space="0" w:color="FFFFFF" w:themeColor="background1"/>
            </w:tcBorders>
            <w:vAlign w:val="center"/>
          </w:tcPr>
          <w:p w14:paraId="308A47C4" w14:textId="77777777" w:rsidR="009A2B7F" w:rsidRPr="005352DC" w:rsidRDefault="009A2B7F" w:rsidP="004F463C">
            <w:pPr>
              <w:widowControl w:val="0"/>
              <w:contextualSpacing/>
              <w:jc w:val="center"/>
              <w:rPr>
                <w:rFonts w:ascii="Times New Roman" w:hAnsi="Times New Roman" w:cs="Times New Roman"/>
                <w:b/>
                <w:sz w:val="24"/>
                <w:szCs w:val="24"/>
              </w:rPr>
            </w:pPr>
            <w:r w:rsidRPr="005352DC">
              <w:rPr>
                <w:rFonts w:ascii="Times New Roman" w:hAnsi="Times New Roman" w:cs="Times New Roman"/>
                <w:b/>
                <w:sz w:val="24"/>
                <w:szCs w:val="24"/>
              </w:rPr>
              <w:t>HEXACO</w:t>
            </w:r>
          </w:p>
        </w:tc>
        <w:tc>
          <w:tcPr>
            <w:tcW w:w="3018" w:type="dxa"/>
            <w:tcBorders>
              <w:left w:val="single" w:sz="4" w:space="0" w:color="FFFFFF" w:themeColor="background1"/>
              <w:bottom w:val="single" w:sz="4" w:space="0" w:color="FFFFFF" w:themeColor="background1"/>
              <w:right w:val="single" w:sz="4" w:space="0" w:color="FFFFFF" w:themeColor="background1"/>
            </w:tcBorders>
            <w:vAlign w:val="center"/>
          </w:tcPr>
          <w:p w14:paraId="43EFE9D1"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Aesthetic Appreciation</w:t>
            </w:r>
            <w:r w:rsidR="00693468" w:rsidRPr="005352DC">
              <w:rPr>
                <w:rFonts w:ascii="Times New Roman" w:hAnsi="Times New Roman" w:cs="Times New Roman"/>
                <w:sz w:val="24"/>
                <w:szCs w:val="24"/>
              </w:rPr>
              <w:t xml:space="preserve"> (.</w:t>
            </w:r>
            <w:r w:rsidR="003067BC" w:rsidRPr="005352DC">
              <w:rPr>
                <w:rFonts w:ascii="Times New Roman" w:hAnsi="Times New Roman" w:cs="Times New Roman"/>
                <w:sz w:val="24"/>
                <w:szCs w:val="24"/>
              </w:rPr>
              <w:t>67</w:t>
            </w:r>
            <w:r w:rsidR="00693468" w:rsidRPr="005352DC">
              <w:rPr>
                <w:rFonts w:ascii="Times New Roman" w:hAnsi="Times New Roman" w:cs="Times New Roman"/>
                <w:sz w:val="24"/>
                <w:szCs w:val="24"/>
              </w:rPr>
              <w:t>)</w:t>
            </w:r>
          </w:p>
        </w:tc>
        <w:tc>
          <w:tcPr>
            <w:tcW w:w="8970" w:type="dxa"/>
            <w:tcBorders>
              <w:left w:val="single" w:sz="4" w:space="0" w:color="FFFFFF" w:themeColor="background1"/>
              <w:bottom w:val="single" w:sz="4" w:space="0" w:color="FFFFFF" w:themeColor="background1"/>
              <w:right w:val="single" w:sz="4" w:space="0" w:color="FFFFFF" w:themeColor="background1"/>
            </w:tcBorders>
            <w:vAlign w:val="center"/>
          </w:tcPr>
          <w:p w14:paraId="65E9D8EE"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Enjoyment of beauty in art and in nature</w:t>
            </w:r>
          </w:p>
        </w:tc>
      </w:tr>
      <w:tr w:rsidR="009A506F" w:rsidRPr="00A32E25" w14:paraId="68E4A742" w14:textId="77777777" w:rsidTr="00805226">
        <w:trPr>
          <w:trHeight w:val="575"/>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3C140DA"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(Lee &amp; Ashton, 2004)</w:t>
            </w: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7E19588"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Inquisitiveness</w:t>
            </w:r>
            <w:r w:rsidR="00693468" w:rsidRPr="005352DC">
              <w:rPr>
                <w:rFonts w:ascii="Times New Roman" w:hAnsi="Times New Roman" w:cs="Times New Roman"/>
                <w:sz w:val="24"/>
                <w:szCs w:val="24"/>
              </w:rPr>
              <w:t xml:space="preserve"> (.</w:t>
            </w:r>
            <w:r w:rsidR="005352DC" w:rsidRPr="005352DC">
              <w:rPr>
                <w:rFonts w:ascii="Times New Roman" w:hAnsi="Times New Roman" w:cs="Times New Roman"/>
                <w:sz w:val="24"/>
                <w:szCs w:val="24"/>
              </w:rPr>
              <w:t>73</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324DF0"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Tendency to seek information about, and experience with, the natural and human world</w:t>
            </w:r>
          </w:p>
        </w:tc>
      </w:tr>
      <w:tr w:rsidR="009A506F" w:rsidRPr="00A32E25" w14:paraId="393FB433" w14:textId="77777777" w:rsidTr="00805226">
        <w:trPr>
          <w:trHeight w:val="332"/>
          <w:jc w:val="center"/>
        </w:trPr>
        <w:tc>
          <w:tcPr>
            <w:tcW w:w="3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F17C39"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9376A1B"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Creativity</w:t>
            </w:r>
            <w:r w:rsidR="00693468" w:rsidRPr="005352DC">
              <w:rPr>
                <w:rFonts w:ascii="Times New Roman" w:hAnsi="Times New Roman" w:cs="Times New Roman"/>
                <w:sz w:val="24"/>
                <w:szCs w:val="24"/>
              </w:rPr>
              <w:t xml:space="preserve"> (.</w:t>
            </w:r>
            <w:r w:rsidR="003067BC" w:rsidRPr="005352DC">
              <w:rPr>
                <w:rFonts w:ascii="Times New Roman" w:hAnsi="Times New Roman" w:cs="Times New Roman"/>
                <w:sz w:val="24"/>
                <w:szCs w:val="24"/>
              </w:rPr>
              <w:t>73</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DEE47A6" w14:textId="61AFF40D"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Preference for innovation and experiment</w:t>
            </w:r>
            <w:r w:rsidR="003B369C">
              <w:rPr>
                <w:rFonts w:ascii="Times New Roman" w:hAnsi="Times New Roman" w:cs="Times New Roman"/>
                <w:sz w:val="24"/>
                <w:szCs w:val="24"/>
              </w:rPr>
              <w:t>ation</w:t>
            </w:r>
          </w:p>
        </w:tc>
      </w:tr>
      <w:tr w:rsidR="009A506F" w:rsidRPr="00A32E25" w14:paraId="60BE88D6" w14:textId="77777777" w:rsidTr="00805226">
        <w:trPr>
          <w:trHeight w:val="359"/>
          <w:jc w:val="center"/>
        </w:trPr>
        <w:tc>
          <w:tcPr>
            <w:tcW w:w="3487" w:type="dxa"/>
            <w:tcBorders>
              <w:top w:val="single" w:sz="4" w:space="0" w:color="FFFFFF" w:themeColor="background1"/>
              <w:left w:val="single" w:sz="4" w:space="0" w:color="FFFFFF" w:themeColor="background1"/>
              <w:right w:val="single" w:sz="4" w:space="0" w:color="FFFFFF" w:themeColor="background1"/>
            </w:tcBorders>
            <w:vAlign w:val="center"/>
          </w:tcPr>
          <w:p w14:paraId="5BF0DCF8" w14:textId="77777777" w:rsidR="009A2B7F" w:rsidRPr="005352DC" w:rsidRDefault="009A2B7F" w:rsidP="004F463C">
            <w:pPr>
              <w:widowControl w:val="0"/>
              <w:contextualSpacing/>
              <w:jc w:val="center"/>
              <w:rPr>
                <w:rFonts w:ascii="Times New Roman" w:hAnsi="Times New Roman" w:cs="Times New Roman"/>
                <w:sz w:val="24"/>
                <w:szCs w:val="24"/>
              </w:rPr>
            </w:pPr>
          </w:p>
        </w:tc>
        <w:tc>
          <w:tcPr>
            <w:tcW w:w="3018" w:type="dxa"/>
            <w:tcBorders>
              <w:top w:val="single" w:sz="4" w:space="0" w:color="FFFFFF" w:themeColor="background1"/>
              <w:left w:val="single" w:sz="4" w:space="0" w:color="FFFFFF" w:themeColor="background1"/>
              <w:right w:val="single" w:sz="4" w:space="0" w:color="FFFFFF" w:themeColor="background1"/>
            </w:tcBorders>
            <w:vAlign w:val="center"/>
          </w:tcPr>
          <w:p w14:paraId="425A0B22"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Unconventionality</w:t>
            </w:r>
            <w:r w:rsidR="00693468" w:rsidRPr="005352DC">
              <w:rPr>
                <w:rFonts w:ascii="Times New Roman" w:hAnsi="Times New Roman" w:cs="Times New Roman"/>
                <w:sz w:val="24"/>
                <w:szCs w:val="24"/>
              </w:rPr>
              <w:t xml:space="preserve"> (.</w:t>
            </w:r>
            <w:r w:rsidR="00A9058E" w:rsidRPr="005352DC">
              <w:rPr>
                <w:rFonts w:ascii="Times New Roman" w:hAnsi="Times New Roman" w:cs="Times New Roman"/>
                <w:sz w:val="24"/>
                <w:szCs w:val="24"/>
              </w:rPr>
              <w:t>58</w:t>
            </w:r>
            <w:r w:rsidR="00693468" w:rsidRPr="005352DC">
              <w:rPr>
                <w:rFonts w:ascii="Times New Roman" w:hAnsi="Times New Roman" w:cs="Times New Roman"/>
                <w:sz w:val="24"/>
                <w:szCs w:val="24"/>
              </w:rPr>
              <w:t>)</w:t>
            </w:r>
          </w:p>
        </w:tc>
        <w:tc>
          <w:tcPr>
            <w:tcW w:w="8970" w:type="dxa"/>
            <w:tcBorders>
              <w:top w:val="single" w:sz="4" w:space="0" w:color="FFFFFF" w:themeColor="background1"/>
              <w:left w:val="single" w:sz="4" w:space="0" w:color="FFFFFF" w:themeColor="background1"/>
              <w:right w:val="single" w:sz="4" w:space="0" w:color="FFFFFF" w:themeColor="background1"/>
            </w:tcBorders>
            <w:vAlign w:val="center"/>
          </w:tcPr>
          <w:p w14:paraId="1369E68E" w14:textId="77777777" w:rsidR="009A2B7F" w:rsidRPr="005352DC" w:rsidRDefault="009A2B7F" w:rsidP="004F463C">
            <w:pPr>
              <w:widowControl w:val="0"/>
              <w:contextualSpacing/>
              <w:jc w:val="center"/>
              <w:rPr>
                <w:rFonts w:ascii="Times New Roman" w:hAnsi="Times New Roman" w:cs="Times New Roman"/>
                <w:sz w:val="24"/>
                <w:szCs w:val="24"/>
              </w:rPr>
            </w:pPr>
            <w:r w:rsidRPr="005352DC">
              <w:rPr>
                <w:rFonts w:ascii="Times New Roman" w:hAnsi="Times New Roman" w:cs="Times New Roman"/>
                <w:sz w:val="24"/>
                <w:szCs w:val="24"/>
              </w:rPr>
              <w:t>Tendency to accept the unusual</w:t>
            </w:r>
          </w:p>
        </w:tc>
      </w:tr>
    </w:tbl>
    <w:p w14:paraId="08945CE0" w14:textId="77777777" w:rsidR="004E7878" w:rsidRPr="00E56DEB" w:rsidRDefault="004E7878" w:rsidP="004F463C">
      <w:pPr>
        <w:widowControl w:val="0"/>
        <w:contextualSpacing/>
        <w:sectPr w:rsidR="004E7878" w:rsidRPr="00E56DEB" w:rsidSect="009A2B7F">
          <w:headerReference w:type="default" r:id="rId14"/>
          <w:pgSz w:w="15840" w:h="12240" w:orient="landscape"/>
          <w:pgMar w:top="1440" w:right="1440" w:bottom="1440" w:left="1440" w:header="720" w:footer="720" w:gutter="0"/>
          <w:cols w:space="720"/>
          <w:docGrid w:linePitch="360"/>
        </w:sectPr>
      </w:pPr>
    </w:p>
    <w:p w14:paraId="3EBBBCC4" w14:textId="77777777" w:rsidR="004E7878" w:rsidRDefault="004E7878" w:rsidP="004F463C">
      <w:pPr>
        <w:widowControl w:val="0"/>
        <w:contextualSpacing/>
        <w:rPr>
          <w:b/>
        </w:rPr>
        <w:sectPr w:rsidR="004E7878" w:rsidSect="004E7878">
          <w:type w:val="continuous"/>
          <w:pgSz w:w="15840" w:h="12240" w:orient="landscape"/>
          <w:pgMar w:top="1440" w:right="1440" w:bottom="1440" w:left="1440" w:header="720" w:footer="720" w:gutter="0"/>
          <w:cols w:space="720"/>
          <w:docGrid w:linePitch="360"/>
        </w:sectPr>
      </w:pPr>
    </w:p>
    <w:p w14:paraId="20EF97C5" w14:textId="0725DE27" w:rsidR="00D27DA1" w:rsidRDefault="00D27DA1" w:rsidP="004F463C">
      <w:pPr>
        <w:widowControl w:val="0"/>
        <w:contextualSpacing/>
      </w:pPr>
      <w:r>
        <w:rPr>
          <w:b/>
        </w:rPr>
        <w:lastRenderedPageBreak/>
        <w:t xml:space="preserve">Table 2. </w:t>
      </w:r>
      <w:r>
        <w:t>Labels and descriptions of the network-identified facets.</w:t>
      </w:r>
    </w:p>
    <w:tbl>
      <w:tblPr>
        <w:tblStyle w:val="TableGrid"/>
        <w:tblW w:w="11731" w:type="dxa"/>
        <w:tblInd w:w="-1081" w:type="dxa"/>
        <w:tblLook w:val="04A0" w:firstRow="1" w:lastRow="0" w:firstColumn="1" w:lastColumn="0" w:noHBand="0" w:noVBand="1"/>
      </w:tblPr>
      <w:tblGrid>
        <w:gridCol w:w="2013"/>
        <w:gridCol w:w="2464"/>
        <w:gridCol w:w="7254"/>
      </w:tblGrid>
      <w:tr w:rsidR="00D27DA1" w14:paraId="0C9E4950" w14:textId="0A037CB2" w:rsidTr="00C21EF5">
        <w:trPr>
          <w:trHeight w:val="446"/>
        </w:trPr>
        <w:tc>
          <w:tcPr>
            <w:tcW w:w="2013" w:type="dxa"/>
            <w:tcBorders>
              <w:left w:val="single" w:sz="4" w:space="0" w:color="FFFFFF" w:themeColor="background1"/>
              <w:right w:val="single" w:sz="4" w:space="0" w:color="FFFFFF" w:themeColor="background1"/>
            </w:tcBorders>
            <w:vAlign w:val="center"/>
          </w:tcPr>
          <w:p w14:paraId="469CFD5E" w14:textId="5C44BE09" w:rsidR="00D27DA1" w:rsidRPr="00D27DA1" w:rsidRDefault="00CC5C27" w:rsidP="004F463C">
            <w:pPr>
              <w:widowControl w:val="0"/>
              <w:spacing w:after="120"/>
              <w:contextualSpacing/>
              <w:jc w:val="center"/>
              <w:rPr>
                <w:rFonts w:ascii="Times New Roman" w:hAnsi="Times New Roman" w:cs="Times New Roman"/>
                <w:b/>
                <w:sz w:val="24"/>
                <w:szCs w:val="24"/>
              </w:rPr>
            </w:pPr>
            <w:r>
              <w:rPr>
                <w:rFonts w:ascii="Times New Roman" w:hAnsi="Times New Roman" w:cs="Times New Roman"/>
                <w:b/>
                <w:sz w:val="24"/>
                <w:szCs w:val="24"/>
              </w:rPr>
              <w:t>Aspect</w:t>
            </w:r>
          </w:p>
        </w:tc>
        <w:tc>
          <w:tcPr>
            <w:tcW w:w="2464" w:type="dxa"/>
            <w:tcBorders>
              <w:left w:val="single" w:sz="4" w:space="0" w:color="FFFFFF" w:themeColor="background1"/>
              <w:right w:val="single" w:sz="4" w:space="0" w:color="FFFFFF" w:themeColor="background1"/>
            </w:tcBorders>
            <w:vAlign w:val="center"/>
          </w:tcPr>
          <w:p w14:paraId="0FB0CC67" w14:textId="50C01EDC" w:rsidR="00D27DA1" w:rsidRPr="00D27DA1" w:rsidRDefault="00D27DA1" w:rsidP="004F463C">
            <w:pPr>
              <w:widowControl w:val="0"/>
              <w:spacing w:after="120"/>
              <w:contextualSpacing/>
              <w:jc w:val="center"/>
              <w:rPr>
                <w:rFonts w:ascii="Times New Roman" w:hAnsi="Times New Roman" w:cs="Times New Roman"/>
                <w:b/>
                <w:sz w:val="24"/>
                <w:szCs w:val="24"/>
              </w:rPr>
            </w:pPr>
            <w:r>
              <w:rPr>
                <w:rFonts w:ascii="Times New Roman" w:hAnsi="Times New Roman" w:cs="Times New Roman"/>
                <w:b/>
                <w:sz w:val="24"/>
                <w:szCs w:val="24"/>
              </w:rPr>
              <w:t>Facet</w:t>
            </w:r>
          </w:p>
        </w:tc>
        <w:tc>
          <w:tcPr>
            <w:tcW w:w="7254" w:type="dxa"/>
            <w:tcBorders>
              <w:left w:val="single" w:sz="4" w:space="0" w:color="FFFFFF" w:themeColor="background1"/>
              <w:right w:val="single" w:sz="4" w:space="0" w:color="FFFFFF" w:themeColor="background1"/>
            </w:tcBorders>
            <w:vAlign w:val="center"/>
          </w:tcPr>
          <w:p w14:paraId="42D3737C" w14:textId="0A044965" w:rsidR="00D27DA1" w:rsidRPr="00D27DA1" w:rsidRDefault="00D27DA1" w:rsidP="004F463C">
            <w:pPr>
              <w:widowControl w:val="0"/>
              <w:spacing w:after="120"/>
              <w:contextualSpacing/>
              <w:jc w:val="center"/>
              <w:rPr>
                <w:rFonts w:ascii="Times New Roman" w:hAnsi="Times New Roman" w:cs="Times New Roman"/>
                <w:b/>
                <w:sz w:val="24"/>
                <w:szCs w:val="24"/>
              </w:rPr>
            </w:pPr>
            <w:r>
              <w:rPr>
                <w:rFonts w:ascii="Times New Roman" w:hAnsi="Times New Roman" w:cs="Times New Roman"/>
                <w:b/>
                <w:sz w:val="24"/>
                <w:szCs w:val="24"/>
              </w:rPr>
              <w:t>Description</w:t>
            </w:r>
          </w:p>
        </w:tc>
      </w:tr>
      <w:tr w:rsidR="002E57E5" w14:paraId="1395EA43" w14:textId="45022613" w:rsidTr="00C21EF5">
        <w:trPr>
          <w:trHeight w:val="342"/>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F6F36E3" w14:textId="22EA4552" w:rsidR="002E57E5" w:rsidRPr="00D27DA1" w:rsidRDefault="002E57E5" w:rsidP="004F463C">
            <w:pPr>
              <w:widowControl w:val="0"/>
              <w:spacing w:after="120"/>
              <w:contextualSpacing/>
              <w:jc w:val="center"/>
              <w:rPr>
                <w:rFonts w:ascii="Times New Roman" w:hAnsi="Times New Roman" w:cs="Times New Roman"/>
                <w:sz w:val="24"/>
                <w:szCs w:val="24"/>
              </w:rPr>
            </w:pPr>
            <w:bookmarkStart w:id="454" w:name="_Hlk499654874"/>
            <w:r>
              <w:rPr>
                <w:rFonts w:ascii="Times New Roman" w:hAnsi="Times New Roman" w:cs="Times New Roman"/>
                <w:sz w:val="24"/>
                <w:szCs w:val="24"/>
              </w:rPr>
              <w:t>Intellect</w:t>
            </w: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8997E7A" w14:textId="07CA1CA1"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Intellectual Interests</w:t>
            </w:r>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E7B926C" w14:textId="2951609C"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Engagement in philosophy and discussing abstract, theoretical ideas</w:t>
            </w:r>
          </w:p>
        </w:tc>
      </w:tr>
      <w:tr w:rsidR="002E57E5" w14:paraId="779E9226" w14:textId="65AD2C2C" w:rsidTr="00C21EF5">
        <w:trPr>
          <w:trHeight w:val="379"/>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948BAF1" w14:textId="26903C06" w:rsidR="002E57E5" w:rsidRPr="00D27DA1" w:rsidRDefault="002E57E5"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38AF00" w14:textId="3B77A01E" w:rsidR="002E57E5" w:rsidRPr="00D27DA1" w:rsidRDefault="00C85BB4" w:rsidP="004F463C">
            <w:pPr>
              <w:widowControl w:val="0"/>
              <w:spacing w:after="120"/>
              <w:contextualSpacing/>
              <w:jc w:val="center"/>
              <w:rPr>
                <w:rFonts w:ascii="Times New Roman" w:hAnsi="Times New Roman" w:cs="Times New Roman"/>
                <w:sz w:val="24"/>
                <w:szCs w:val="24"/>
              </w:rPr>
            </w:pPr>
            <w:del w:id="455" w:author="A P Christensen" w:date="2018-03-03T16:29:00Z">
              <w:r w:rsidDel="00825AA1">
                <w:rPr>
                  <w:rFonts w:ascii="Times New Roman" w:hAnsi="Times New Roman" w:cs="Times New Roman"/>
                  <w:sz w:val="24"/>
                  <w:szCs w:val="24"/>
                </w:rPr>
                <w:delText>Intellectual Self-Efficacy</w:delText>
              </w:r>
            </w:del>
            <w:ins w:id="456" w:author="A P Christensen" w:date="2018-03-03T16:29:00Z">
              <w:r w:rsidR="00825AA1">
                <w:rPr>
                  <w:rFonts w:ascii="Times New Roman" w:hAnsi="Times New Roman" w:cs="Times New Roman"/>
                  <w:sz w:val="24"/>
                  <w:szCs w:val="24"/>
                </w:rPr>
                <w:t>Self-Assessed Intelligence</w:t>
              </w:r>
            </w:ins>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848666" w14:textId="2B5F35F3"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Perceived ability to think quickly, solve problems, and process information</w:t>
            </w:r>
          </w:p>
        </w:tc>
      </w:tr>
      <w:tr w:rsidR="002E57E5" w14:paraId="133FA28B" w14:textId="5A24DEE7" w:rsidTr="00C21EF5">
        <w:trPr>
          <w:trHeight w:val="287"/>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959C573" w14:textId="3EF93A65" w:rsidR="002E57E5" w:rsidRPr="00D27DA1" w:rsidRDefault="002E57E5"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3F89A2E" w14:textId="09F56289" w:rsidR="002E57E5" w:rsidRPr="00D27DA1" w:rsidRDefault="00F32229"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Intellectual Curiosity</w:t>
            </w:r>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883AAE" w14:textId="6E0620F8"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Enjoyment of learning new things, thinking about complexity, and reflecting on thoughts</w:t>
            </w:r>
          </w:p>
        </w:tc>
      </w:tr>
      <w:tr w:rsidR="002E57E5" w14:paraId="2FD24070" w14:textId="2C3FFB3B" w:rsidTr="00C21EF5">
        <w:trPr>
          <w:trHeight w:val="324"/>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B4B5B15" w14:textId="271EAE61" w:rsidR="002E57E5" w:rsidRPr="00D27DA1" w:rsidRDefault="002E57E5" w:rsidP="004F463C">
            <w:pPr>
              <w:widowControl w:val="0"/>
              <w:spacing w:after="120"/>
              <w:contextualSpacing/>
              <w:jc w:val="center"/>
              <w:rPr>
                <w:rFonts w:ascii="Times New Roman" w:hAnsi="Times New Roman" w:cs="Times New Roman"/>
                <w:sz w:val="24"/>
                <w:szCs w:val="24"/>
              </w:rPr>
            </w:pPr>
            <w:bookmarkStart w:id="457" w:name="_Hlk497310575"/>
            <w:bookmarkEnd w:id="454"/>
            <w:r>
              <w:rPr>
                <w:rFonts w:ascii="Times New Roman" w:hAnsi="Times New Roman" w:cs="Times New Roman"/>
                <w:sz w:val="24"/>
                <w:szCs w:val="24"/>
              </w:rPr>
              <w:t>Open-Mindedness</w:t>
            </w: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4F1EB06" w14:textId="24D12F60" w:rsidR="002E57E5" w:rsidRPr="00D27DA1" w:rsidRDefault="002E57E5" w:rsidP="004F463C">
            <w:pPr>
              <w:widowControl w:val="0"/>
              <w:spacing w:after="120"/>
              <w:contextualSpacing/>
              <w:jc w:val="center"/>
              <w:rPr>
                <w:rFonts w:ascii="Times New Roman" w:hAnsi="Times New Roman" w:cs="Times New Roman"/>
                <w:sz w:val="24"/>
                <w:szCs w:val="24"/>
              </w:rPr>
            </w:pPr>
            <w:del w:id="458" w:author="A P Christensen" w:date="2018-03-07T09:50:00Z">
              <w:r w:rsidDel="00842AF5">
                <w:rPr>
                  <w:rFonts w:ascii="Times New Roman" w:hAnsi="Times New Roman" w:cs="Times New Roman"/>
                  <w:sz w:val="24"/>
                  <w:szCs w:val="24"/>
                </w:rPr>
                <w:delText>Non-traditionalism</w:delText>
              </w:r>
            </w:del>
            <w:ins w:id="459" w:author="A P Christensen" w:date="2018-03-07T09:50:00Z">
              <w:r w:rsidR="00842AF5">
                <w:rPr>
                  <w:rFonts w:ascii="Times New Roman" w:hAnsi="Times New Roman" w:cs="Times New Roman"/>
                  <w:sz w:val="24"/>
                  <w:szCs w:val="24"/>
                </w:rPr>
                <w:t>Non-Traditionalism</w:t>
              </w:r>
            </w:ins>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95CDFE" w14:textId="1E24D4EB"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Receptiveness to new ideas, cultures, and perspectives</w:t>
            </w:r>
          </w:p>
        </w:tc>
      </w:tr>
      <w:tr w:rsidR="002E57E5" w14:paraId="79967921" w14:textId="670C4EA8" w:rsidTr="00C21EF5">
        <w:trPr>
          <w:trHeight w:val="333"/>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FFEDACF" w14:textId="77777777" w:rsidR="002E57E5" w:rsidRPr="00D27DA1" w:rsidRDefault="002E57E5"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F1D1409" w14:textId="705BA880" w:rsidR="002E57E5" w:rsidRPr="00D27DA1" w:rsidRDefault="002E57E5" w:rsidP="004F463C">
            <w:pPr>
              <w:widowControl w:val="0"/>
              <w:spacing w:after="120"/>
              <w:contextualSpacing/>
              <w:jc w:val="center"/>
              <w:rPr>
                <w:rFonts w:ascii="Times New Roman" w:hAnsi="Times New Roman" w:cs="Times New Roman"/>
                <w:sz w:val="24"/>
                <w:szCs w:val="24"/>
              </w:rPr>
            </w:pPr>
            <w:del w:id="460" w:author="A P Christensen" w:date="2018-03-06T13:14:00Z">
              <w:r w:rsidDel="00E86EA2">
                <w:rPr>
                  <w:rFonts w:ascii="Times New Roman" w:hAnsi="Times New Roman" w:cs="Times New Roman"/>
                  <w:sz w:val="24"/>
                  <w:szCs w:val="24"/>
                </w:rPr>
                <w:delText>Adventurous</w:delText>
              </w:r>
            </w:del>
            <w:ins w:id="461" w:author="A P Christensen" w:date="2018-03-07T09:50:00Z">
              <w:r w:rsidR="00842AF5">
                <w:rPr>
                  <w:rFonts w:ascii="Times New Roman" w:hAnsi="Times New Roman" w:cs="Times New Roman"/>
                  <w:sz w:val="24"/>
                  <w:szCs w:val="24"/>
                </w:rPr>
                <w:t>Variety-Seeking</w:t>
              </w:r>
            </w:ins>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E326483" w14:textId="38CE08A9"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Willingness to explore new environments and try new ways of doing things</w:t>
            </w:r>
          </w:p>
        </w:tc>
      </w:tr>
      <w:bookmarkEnd w:id="457"/>
      <w:tr w:rsidR="002E57E5" w14:paraId="184EC47F" w14:textId="4E46DB7E" w:rsidTr="00C21EF5">
        <w:trPr>
          <w:trHeight w:val="361"/>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B1DB5B" w14:textId="77777777" w:rsidR="002E57E5" w:rsidRPr="00D27DA1" w:rsidRDefault="002E57E5"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38E8FB" w14:textId="4EECE060"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Diversity</w:t>
            </w:r>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F5F4BD1" w14:textId="7978FCD4" w:rsidR="002E57E5" w:rsidRPr="00D27DA1" w:rsidRDefault="002E57E5"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Embraces a variety of attitudes, beliefs, and lifestyles</w:t>
            </w:r>
          </w:p>
        </w:tc>
      </w:tr>
      <w:tr w:rsidR="0014161C" w14:paraId="3DC60C2E" w14:textId="77777777" w:rsidTr="00C21EF5">
        <w:trPr>
          <w:trHeight w:val="333"/>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B635A2" w14:textId="55F00D90" w:rsidR="0014161C" w:rsidRPr="00D27DA1" w:rsidRDefault="00522E27"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Experiencing</w:t>
            </w: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5344A2B" w14:textId="28A41121" w:rsidR="0014161C" w:rsidRPr="00D27DA1" w:rsidRDefault="0014161C"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Aesthetic Appreciation</w:t>
            </w:r>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0DFD96" w14:textId="4D462D23" w:rsidR="0014161C" w:rsidRPr="00D27DA1" w:rsidRDefault="0014161C"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Engagement in the arts and perceptual experiences</w:t>
            </w:r>
          </w:p>
        </w:tc>
      </w:tr>
      <w:tr w:rsidR="0014161C" w14:paraId="2801B78D" w14:textId="77777777" w:rsidTr="00C21EF5">
        <w:trPr>
          <w:trHeight w:val="361"/>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EFE8C1D" w14:textId="183E6605" w:rsidR="0014161C" w:rsidRPr="00D27DA1" w:rsidRDefault="0014161C"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51FBB7" w14:textId="76937AEF" w:rsidR="0014161C" w:rsidRPr="00D27DA1" w:rsidRDefault="006A104C"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Openness to Emotions</w:t>
            </w:r>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2328AC0" w14:textId="641E1549" w:rsidR="0014161C" w:rsidRPr="00D27DA1" w:rsidRDefault="0014161C"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Sensitivity to aesthetic emotions</w:t>
            </w:r>
            <w:r w:rsidR="00160C9A">
              <w:rPr>
                <w:rFonts w:ascii="Times New Roman" w:hAnsi="Times New Roman" w:cs="Times New Roman"/>
                <w:sz w:val="24"/>
                <w:szCs w:val="24"/>
              </w:rPr>
              <w:t xml:space="preserve">, complex feelings, </w:t>
            </w:r>
            <w:r>
              <w:rPr>
                <w:rFonts w:ascii="Times New Roman" w:hAnsi="Times New Roman" w:cs="Times New Roman"/>
                <w:sz w:val="24"/>
                <w:szCs w:val="24"/>
              </w:rPr>
              <w:t>and strong moods</w:t>
            </w:r>
          </w:p>
        </w:tc>
      </w:tr>
      <w:tr w:rsidR="0014161C" w14:paraId="3017F32B" w14:textId="77777777" w:rsidTr="00C21EF5">
        <w:trPr>
          <w:trHeight w:val="352"/>
        </w:trPr>
        <w:tc>
          <w:tcPr>
            <w:tcW w:w="20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A7243BB" w14:textId="77777777" w:rsidR="0014161C" w:rsidRPr="00D27DA1" w:rsidRDefault="0014161C"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9D2310" w14:textId="56FD96CD" w:rsidR="0014161C" w:rsidRPr="00D27DA1" w:rsidRDefault="0014161C"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Imaginative</w:t>
            </w:r>
          </w:p>
        </w:tc>
        <w:tc>
          <w:tcPr>
            <w:tcW w:w="7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571D9E" w14:textId="08B370EC" w:rsidR="0014161C" w:rsidRPr="00D27DA1" w:rsidRDefault="00160C9A"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 xml:space="preserve">Ability to have </w:t>
            </w:r>
            <w:r w:rsidR="0014161C">
              <w:rPr>
                <w:rFonts w:ascii="Times New Roman" w:hAnsi="Times New Roman" w:cs="Times New Roman"/>
                <w:sz w:val="24"/>
                <w:szCs w:val="24"/>
              </w:rPr>
              <w:t>original thought</w:t>
            </w:r>
            <w:r>
              <w:rPr>
                <w:rFonts w:ascii="Times New Roman" w:hAnsi="Times New Roman" w:cs="Times New Roman"/>
                <w:sz w:val="24"/>
                <w:szCs w:val="24"/>
              </w:rPr>
              <w:t>s</w:t>
            </w:r>
            <w:r w:rsidR="0014161C">
              <w:rPr>
                <w:rFonts w:ascii="Times New Roman" w:hAnsi="Times New Roman" w:cs="Times New Roman"/>
                <w:sz w:val="24"/>
                <w:szCs w:val="24"/>
              </w:rPr>
              <w:t xml:space="preserve"> and a desire to create</w:t>
            </w:r>
          </w:p>
        </w:tc>
      </w:tr>
      <w:tr w:rsidR="0014161C" w14:paraId="79D231B3" w14:textId="77777777" w:rsidTr="00C21EF5">
        <w:trPr>
          <w:trHeight w:val="361"/>
        </w:trPr>
        <w:tc>
          <w:tcPr>
            <w:tcW w:w="2013" w:type="dxa"/>
            <w:tcBorders>
              <w:top w:val="single" w:sz="4" w:space="0" w:color="FFFFFF" w:themeColor="background1"/>
              <w:left w:val="single" w:sz="4" w:space="0" w:color="FFFFFF" w:themeColor="background1"/>
              <w:right w:val="single" w:sz="4" w:space="0" w:color="FFFFFF" w:themeColor="background1"/>
            </w:tcBorders>
            <w:vAlign w:val="center"/>
          </w:tcPr>
          <w:p w14:paraId="0C6AD5C0" w14:textId="77777777" w:rsidR="0014161C" w:rsidRPr="00D27DA1" w:rsidRDefault="0014161C" w:rsidP="004F463C">
            <w:pPr>
              <w:widowControl w:val="0"/>
              <w:spacing w:after="120"/>
              <w:contextualSpacing/>
              <w:jc w:val="center"/>
              <w:rPr>
                <w:rFonts w:ascii="Times New Roman" w:hAnsi="Times New Roman" w:cs="Times New Roman"/>
                <w:sz w:val="24"/>
                <w:szCs w:val="24"/>
              </w:rPr>
            </w:pPr>
          </w:p>
        </w:tc>
        <w:tc>
          <w:tcPr>
            <w:tcW w:w="2464" w:type="dxa"/>
            <w:tcBorders>
              <w:top w:val="single" w:sz="4" w:space="0" w:color="FFFFFF" w:themeColor="background1"/>
              <w:left w:val="single" w:sz="4" w:space="0" w:color="FFFFFF" w:themeColor="background1"/>
              <w:right w:val="single" w:sz="4" w:space="0" w:color="FFFFFF" w:themeColor="background1"/>
            </w:tcBorders>
            <w:vAlign w:val="center"/>
          </w:tcPr>
          <w:p w14:paraId="7996EB28" w14:textId="619BC1DD" w:rsidR="0014161C" w:rsidRPr="00D27DA1" w:rsidRDefault="0014161C" w:rsidP="004F463C">
            <w:pPr>
              <w:widowControl w:val="0"/>
              <w:tabs>
                <w:tab w:val="center" w:pos="1154"/>
                <w:tab w:val="right" w:pos="2309"/>
              </w:tabs>
              <w:spacing w:after="120"/>
              <w:contextualSpacing/>
              <w:jc w:val="center"/>
              <w:rPr>
                <w:rFonts w:ascii="Times New Roman" w:hAnsi="Times New Roman" w:cs="Times New Roman"/>
                <w:sz w:val="24"/>
                <w:szCs w:val="24"/>
              </w:rPr>
            </w:pPr>
            <w:r>
              <w:rPr>
                <w:rFonts w:ascii="Times New Roman" w:hAnsi="Times New Roman" w:cs="Times New Roman"/>
                <w:sz w:val="24"/>
                <w:szCs w:val="24"/>
              </w:rPr>
              <w:t>Fantasy</w:t>
            </w:r>
          </w:p>
        </w:tc>
        <w:tc>
          <w:tcPr>
            <w:tcW w:w="7254" w:type="dxa"/>
            <w:tcBorders>
              <w:top w:val="single" w:sz="4" w:space="0" w:color="FFFFFF" w:themeColor="background1"/>
              <w:left w:val="single" w:sz="4" w:space="0" w:color="FFFFFF" w:themeColor="background1"/>
              <w:right w:val="single" w:sz="4" w:space="0" w:color="FFFFFF" w:themeColor="background1"/>
            </w:tcBorders>
            <w:vAlign w:val="center"/>
          </w:tcPr>
          <w:p w14:paraId="2DC85784" w14:textId="6D78FD00" w:rsidR="0014161C" w:rsidRPr="00D27DA1" w:rsidRDefault="0014161C" w:rsidP="004F463C">
            <w:pPr>
              <w:widowControl w:val="0"/>
              <w:spacing w:after="120"/>
              <w:contextualSpacing/>
              <w:jc w:val="center"/>
              <w:rPr>
                <w:rFonts w:ascii="Times New Roman" w:hAnsi="Times New Roman" w:cs="Times New Roman"/>
                <w:sz w:val="24"/>
                <w:szCs w:val="24"/>
              </w:rPr>
            </w:pPr>
            <w:r>
              <w:rPr>
                <w:rFonts w:ascii="Times New Roman" w:hAnsi="Times New Roman" w:cs="Times New Roman"/>
                <w:sz w:val="24"/>
                <w:szCs w:val="24"/>
              </w:rPr>
              <w:t>Tendency to daydream and mind wander</w:t>
            </w:r>
          </w:p>
        </w:tc>
      </w:tr>
    </w:tbl>
    <w:p w14:paraId="04F9D5FB" w14:textId="46E02B72" w:rsidR="00D27DA1" w:rsidRDefault="00D27DA1" w:rsidP="004F463C">
      <w:pPr>
        <w:widowControl w:val="0"/>
        <w:contextualSpacing/>
        <w:rPr>
          <w:b/>
        </w:rPr>
      </w:pPr>
      <w:r>
        <w:rPr>
          <w:b/>
        </w:rPr>
        <w:br w:type="page"/>
      </w:r>
    </w:p>
    <w:p w14:paraId="4345784E" w14:textId="6359BECE" w:rsidR="00141001" w:rsidRDefault="00D27DA1" w:rsidP="004F463C">
      <w:pPr>
        <w:widowControl w:val="0"/>
        <w:contextualSpacing/>
      </w:pPr>
      <w:r>
        <w:rPr>
          <w:b/>
        </w:rPr>
        <w:lastRenderedPageBreak/>
        <w:t>Table 3</w:t>
      </w:r>
      <w:r w:rsidR="004E7878">
        <w:rPr>
          <w:b/>
        </w:rPr>
        <w:t xml:space="preserve">. </w:t>
      </w:r>
      <w:r w:rsidR="000D704B">
        <w:t>Rasch reliabilities (</w:t>
      </w:r>
      <w:r w:rsidR="006E4941">
        <w:rPr>
          <w:i/>
        </w:rPr>
        <w:t>R</w:t>
      </w:r>
      <w:r w:rsidR="006E4941">
        <w:rPr>
          <w:i/>
          <w:vertAlign w:val="subscript"/>
        </w:rPr>
        <w:t>r</w:t>
      </w:r>
      <w:r w:rsidR="005352DC">
        <w:t xml:space="preserve">) </w:t>
      </w:r>
      <w:r w:rsidR="00292380">
        <w:t>and correlations of the network-identified</w:t>
      </w:r>
      <w:r w:rsidR="004E7878">
        <w:t xml:space="preserve"> Openness to Experience facets.</w:t>
      </w:r>
    </w:p>
    <w:tbl>
      <w:tblPr>
        <w:tblStyle w:val="TableGrid"/>
        <w:tblW w:w="9537" w:type="dxa"/>
        <w:tblLook w:val="04A0" w:firstRow="1" w:lastRow="0" w:firstColumn="1" w:lastColumn="0" w:noHBand="0" w:noVBand="1"/>
      </w:tblPr>
      <w:tblGrid>
        <w:gridCol w:w="3282"/>
        <w:gridCol w:w="576"/>
        <w:gridCol w:w="516"/>
        <w:gridCol w:w="568"/>
        <w:gridCol w:w="569"/>
        <w:gridCol w:w="569"/>
        <w:gridCol w:w="569"/>
        <w:gridCol w:w="569"/>
        <w:gridCol w:w="569"/>
        <w:gridCol w:w="569"/>
        <w:gridCol w:w="569"/>
        <w:gridCol w:w="612"/>
      </w:tblGrid>
      <w:tr w:rsidR="005352DC" w14:paraId="7F7D988B" w14:textId="77777777" w:rsidTr="004547CA">
        <w:trPr>
          <w:trHeight w:val="332"/>
        </w:trPr>
        <w:tc>
          <w:tcPr>
            <w:tcW w:w="3282" w:type="dxa"/>
            <w:tcBorders>
              <w:left w:val="single" w:sz="4" w:space="0" w:color="FFFFFF" w:themeColor="background1"/>
              <w:right w:val="single" w:sz="4" w:space="0" w:color="FFFFFF" w:themeColor="background1"/>
            </w:tcBorders>
            <w:vAlign w:val="center"/>
          </w:tcPr>
          <w:p w14:paraId="5B251EA7" w14:textId="2CC5AAFD" w:rsidR="005352DC" w:rsidRPr="00133BEE" w:rsidRDefault="004547CA" w:rsidP="004F463C">
            <w:pPr>
              <w:widowControl w:val="0"/>
              <w:contextualSpacing/>
              <w:rPr>
                <w:rFonts w:ascii="Times New Roman" w:hAnsi="Times New Roman" w:cs="Times New Roman"/>
                <w:b/>
                <w:sz w:val="24"/>
                <w:szCs w:val="24"/>
              </w:rPr>
            </w:pPr>
            <w:bookmarkStart w:id="462" w:name="_Hlk499655029"/>
            <w:r>
              <w:rPr>
                <w:rFonts w:ascii="Times New Roman" w:hAnsi="Times New Roman" w:cs="Times New Roman"/>
                <w:b/>
                <w:sz w:val="24"/>
                <w:szCs w:val="24"/>
              </w:rPr>
              <w:t>Network-identified</w:t>
            </w:r>
            <w:r w:rsidR="005352DC">
              <w:rPr>
                <w:rFonts w:ascii="Times New Roman" w:hAnsi="Times New Roman" w:cs="Times New Roman"/>
                <w:b/>
                <w:sz w:val="24"/>
                <w:szCs w:val="24"/>
              </w:rPr>
              <w:t xml:space="preserve"> Facet</w:t>
            </w:r>
          </w:p>
        </w:tc>
        <w:tc>
          <w:tcPr>
            <w:tcW w:w="576" w:type="dxa"/>
            <w:tcBorders>
              <w:left w:val="single" w:sz="4" w:space="0" w:color="FFFFFF" w:themeColor="background1"/>
              <w:right w:val="single" w:sz="4" w:space="0" w:color="FFFFFF" w:themeColor="background1"/>
            </w:tcBorders>
            <w:vAlign w:val="center"/>
          </w:tcPr>
          <w:p w14:paraId="3A15D019" w14:textId="51577E46" w:rsidR="005352DC" w:rsidRPr="006E4941" w:rsidRDefault="006E4941" w:rsidP="004F463C">
            <w:pPr>
              <w:widowControl w:val="0"/>
              <w:contextualSpacing/>
              <w:jc w:val="center"/>
              <w:rPr>
                <w:rFonts w:ascii="Times New Roman" w:hAnsi="Times New Roman" w:cs="Times New Roman"/>
                <w:b/>
                <w:i/>
                <w:sz w:val="24"/>
                <w:szCs w:val="24"/>
              </w:rPr>
            </w:pPr>
            <w:r w:rsidRPr="006E4941">
              <w:rPr>
                <w:rFonts w:ascii="Times New Roman" w:hAnsi="Times New Roman" w:cs="Times New Roman"/>
                <w:b/>
                <w:i/>
                <w:sz w:val="24"/>
                <w:szCs w:val="24"/>
              </w:rPr>
              <w:t>R</w:t>
            </w:r>
            <w:r w:rsidRPr="006E4941">
              <w:rPr>
                <w:rFonts w:ascii="Times New Roman" w:hAnsi="Times New Roman" w:cs="Times New Roman"/>
                <w:b/>
                <w:i/>
                <w:sz w:val="24"/>
                <w:szCs w:val="24"/>
                <w:vertAlign w:val="subscript"/>
              </w:rPr>
              <w:t>r</w:t>
            </w:r>
          </w:p>
        </w:tc>
        <w:tc>
          <w:tcPr>
            <w:tcW w:w="516" w:type="dxa"/>
            <w:tcBorders>
              <w:left w:val="single" w:sz="4" w:space="0" w:color="FFFFFF" w:themeColor="background1"/>
              <w:right w:val="single" w:sz="4" w:space="0" w:color="FFFFFF" w:themeColor="background1"/>
            </w:tcBorders>
            <w:vAlign w:val="center"/>
          </w:tcPr>
          <w:p w14:paraId="71DD2A58"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1</w:t>
            </w:r>
            <w:r>
              <w:rPr>
                <w:rFonts w:ascii="Times New Roman" w:hAnsi="Times New Roman" w:cs="Times New Roman"/>
                <w:b/>
                <w:sz w:val="24"/>
                <w:szCs w:val="24"/>
              </w:rPr>
              <w:t>.</w:t>
            </w:r>
          </w:p>
        </w:tc>
        <w:tc>
          <w:tcPr>
            <w:tcW w:w="568" w:type="dxa"/>
            <w:tcBorders>
              <w:left w:val="single" w:sz="4" w:space="0" w:color="FFFFFF" w:themeColor="background1"/>
              <w:right w:val="single" w:sz="4" w:space="0" w:color="FFFFFF" w:themeColor="background1"/>
            </w:tcBorders>
            <w:vAlign w:val="center"/>
          </w:tcPr>
          <w:p w14:paraId="4CAE54F3"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2</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56FDC62B"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3</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60A83BEE"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4</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31101146"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5</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50736EEA"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6</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7772E198"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7</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0D457537"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8</w:t>
            </w:r>
            <w:r>
              <w:rPr>
                <w:rFonts w:ascii="Times New Roman" w:hAnsi="Times New Roman" w:cs="Times New Roman"/>
                <w:b/>
                <w:sz w:val="24"/>
                <w:szCs w:val="24"/>
              </w:rPr>
              <w:t>.</w:t>
            </w:r>
          </w:p>
        </w:tc>
        <w:tc>
          <w:tcPr>
            <w:tcW w:w="569" w:type="dxa"/>
            <w:tcBorders>
              <w:left w:val="single" w:sz="4" w:space="0" w:color="FFFFFF" w:themeColor="background1"/>
              <w:right w:val="single" w:sz="4" w:space="0" w:color="FFFFFF" w:themeColor="background1"/>
            </w:tcBorders>
            <w:vAlign w:val="center"/>
          </w:tcPr>
          <w:p w14:paraId="3CAE6F29" w14:textId="77777777" w:rsidR="005352DC" w:rsidRPr="00133BEE" w:rsidRDefault="005352DC" w:rsidP="004F463C">
            <w:pPr>
              <w:widowControl w:val="0"/>
              <w:contextualSpacing/>
              <w:jc w:val="center"/>
              <w:rPr>
                <w:rFonts w:ascii="Times New Roman" w:hAnsi="Times New Roman" w:cs="Times New Roman"/>
                <w:b/>
                <w:sz w:val="24"/>
                <w:szCs w:val="24"/>
              </w:rPr>
            </w:pPr>
            <w:r w:rsidRPr="00133BEE">
              <w:rPr>
                <w:rFonts w:ascii="Times New Roman" w:hAnsi="Times New Roman" w:cs="Times New Roman"/>
                <w:b/>
                <w:sz w:val="24"/>
                <w:szCs w:val="24"/>
              </w:rPr>
              <w:t>9</w:t>
            </w:r>
            <w:r>
              <w:rPr>
                <w:rFonts w:ascii="Times New Roman" w:hAnsi="Times New Roman" w:cs="Times New Roman"/>
                <w:b/>
                <w:sz w:val="24"/>
                <w:szCs w:val="24"/>
              </w:rPr>
              <w:t>.</w:t>
            </w:r>
          </w:p>
        </w:tc>
        <w:tc>
          <w:tcPr>
            <w:tcW w:w="612" w:type="dxa"/>
            <w:tcBorders>
              <w:left w:val="single" w:sz="4" w:space="0" w:color="FFFFFF" w:themeColor="background1"/>
              <w:right w:val="single" w:sz="4" w:space="0" w:color="FFFFFF" w:themeColor="background1"/>
            </w:tcBorders>
            <w:vAlign w:val="center"/>
          </w:tcPr>
          <w:p w14:paraId="0AEB49DF" w14:textId="77777777" w:rsidR="005352DC" w:rsidRPr="008610AD" w:rsidRDefault="005352DC" w:rsidP="004F463C">
            <w:pPr>
              <w:widowControl w:val="0"/>
              <w:contextualSpacing/>
              <w:jc w:val="center"/>
              <w:rPr>
                <w:rFonts w:ascii="Times New Roman" w:hAnsi="Times New Roman" w:cs="Times New Roman"/>
                <w:b/>
                <w:sz w:val="24"/>
                <w:szCs w:val="24"/>
              </w:rPr>
            </w:pPr>
            <w:r>
              <w:rPr>
                <w:rFonts w:ascii="Times New Roman" w:hAnsi="Times New Roman" w:cs="Times New Roman"/>
                <w:b/>
                <w:sz w:val="24"/>
                <w:szCs w:val="24"/>
              </w:rPr>
              <w:t>10.</w:t>
            </w:r>
          </w:p>
        </w:tc>
      </w:tr>
      <w:tr w:rsidR="004547CA" w14:paraId="5F92A7E4" w14:textId="77777777" w:rsidTr="00A35758">
        <w:trPr>
          <w:trHeight w:val="404"/>
        </w:trPr>
        <w:tc>
          <w:tcPr>
            <w:tcW w:w="3282"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05216F8" w14:textId="10564E6E" w:rsidR="004547CA" w:rsidRPr="00C30401" w:rsidRDefault="004547CA" w:rsidP="004F463C">
            <w:pPr>
              <w:widowControl w:val="0"/>
              <w:contextualSpacing/>
              <w:rPr>
                <w:rFonts w:ascii="Times New Roman" w:hAnsi="Times New Roman" w:cs="Times New Roman"/>
                <w:sz w:val="24"/>
                <w:szCs w:val="24"/>
              </w:rPr>
            </w:pPr>
            <w:bookmarkStart w:id="463" w:name="_Hlk499655010"/>
            <w:r>
              <w:rPr>
                <w:rFonts w:ascii="Times New Roman" w:hAnsi="Times New Roman" w:cs="Times New Roman"/>
                <w:sz w:val="24"/>
                <w:szCs w:val="24"/>
              </w:rPr>
              <w:t>1. Intellectual Interests</w:t>
            </w:r>
          </w:p>
        </w:tc>
        <w:tc>
          <w:tcPr>
            <w:tcW w:w="576"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847CEFB" w14:textId="0C256D45"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.89</w:t>
            </w:r>
          </w:p>
        </w:tc>
        <w:tc>
          <w:tcPr>
            <w:tcW w:w="516"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5DC5770" w14:textId="63FDE590" w:rsidR="004547CA" w:rsidRPr="00141001" w:rsidRDefault="004547CA" w:rsidP="004F463C">
            <w:pPr>
              <w:widowControl w:val="0"/>
              <w:contextualSpacing/>
              <w:jc w:val="center"/>
              <w:rPr>
                <w:rFonts w:ascii="Times New Roman" w:hAnsi="Times New Roman" w:cs="Times New Roman"/>
                <w:sz w:val="24"/>
                <w:szCs w:val="24"/>
              </w:rPr>
            </w:pPr>
            <w:bookmarkStart w:id="464" w:name="_Hlk497312036"/>
            <w:r>
              <w:rPr>
                <w:rFonts w:ascii="Times New Roman" w:hAnsi="Times New Roman" w:cs="Times New Roman"/>
                <w:sz w:val="24"/>
                <w:szCs w:val="24"/>
              </w:rPr>
              <w:t>—</w:t>
            </w:r>
            <w:bookmarkEnd w:id="464"/>
          </w:p>
        </w:tc>
        <w:tc>
          <w:tcPr>
            <w:tcW w:w="568"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1133EE0"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A5FF363"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E08F8E8"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9418AE4"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279FF8E"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D4DC34E"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B4A3D35"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A1B0B18"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A8586D7"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7CA863E6" w14:textId="77777777" w:rsidTr="00A35758">
        <w:trPr>
          <w:trHeight w:val="377"/>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83FC21A" w14:textId="6C5EC182"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 xml:space="preserve">2. </w:t>
            </w:r>
            <w:del w:id="465" w:author="A P Christensen" w:date="2018-03-03T16:29:00Z">
              <w:r w:rsidR="00C85BB4" w:rsidDel="00825AA1">
                <w:rPr>
                  <w:rFonts w:ascii="Times New Roman" w:hAnsi="Times New Roman" w:cs="Times New Roman"/>
                  <w:sz w:val="24"/>
                  <w:szCs w:val="24"/>
                </w:rPr>
                <w:delText>Intellectual Self-Efficacy</w:delText>
              </w:r>
            </w:del>
            <w:ins w:id="466" w:author="A P Christensen" w:date="2018-03-03T16:29:00Z">
              <w:r w:rsidR="00825AA1">
                <w:rPr>
                  <w:rFonts w:ascii="Times New Roman" w:hAnsi="Times New Roman" w:cs="Times New Roman"/>
                  <w:sz w:val="24"/>
                  <w:szCs w:val="24"/>
                </w:rPr>
                <w:t>Self-Assessed Intelligence</w:t>
              </w:r>
            </w:ins>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10624FA" w14:textId="5D420CDF"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.90</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3C57A3D" w14:textId="46FC9C9E"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.56</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9EF53D3" w14:textId="0590BE30"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D6F7B14"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8D1754B"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68DC5F2"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7EF8697"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B0B391B"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89A8A04"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BAD80AF"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A2EB37B"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6AAF9F7C" w14:textId="77777777" w:rsidTr="00A35758">
        <w:trPr>
          <w:trHeight w:val="368"/>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30D762C" w14:textId="7DE353BD"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 xml:space="preserve">3. </w:t>
            </w:r>
            <w:r w:rsidR="00F32229">
              <w:rPr>
                <w:rFonts w:ascii="Times New Roman" w:hAnsi="Times New Roman" w:cs="Times New Roman"/>
                <w:sz w:val="24"/>
                <w:szCs w:val="24"/>
              </w:rPr>
              <w:t>Intellectual Curiosity</w:t>
            </w:r>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67B6D7F" w14:textId="4B667EDD"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.88</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824701D" w14:textId="5F7823D8"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.65</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8EDCD3F" w14:textId="7A0B214D"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.61</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5E7B304" w14:textId="396A0966" w:rsidR="004547CA" w:rsidRPr="002E4FFF" w:rsidRDefault="004547CA" w:rsidP="004F463C">
            <w:pPr>
              <w:widowControl w:val="0"/>
              <w:contextualSpacing/>
              <w:jc w:val="center"/>
              <w:rPr>
                <w:rFonts w:ascii="Times New Roman" w:hAnsi="Times New Roman" w:cs="Times New Roman"/>
                <w:b/>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4CB8516"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EBD4E4C"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F718105"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06F5444"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A007811"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F0AE2F8"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FB1FFCF" w14:textId="77777777" w:rsidR="004547CA" w:rsidRPr="008610AD" w:rsidRDefault="004547CA" w:rsidP="004F463C">
            <w:pPr>
              <w:widowControl w:val="0"/>
              <w:contextualSpacing/>
              <w:jc w:val="center"/>
              <w:rPr>
                <w:rFonts w:ascii="Times New Roman" w:hAnsi="Times New Roman" w:cs="Times New Roman"/>
                <w:sz w:val="24"/>
                <w:szCs w:val="24"/>
              </w:rPr>
            </w:pPr>
          </w:p>
        </w:tc>
      </w:tr>
      <w:bookmarkEnd w:id="463"/>
      <w:tr w:rsidR="004547CA" w14:paraId="232430D1" w14:textId="77777777" w:rsidTr="004547CA">
        <w:trPr>
          <w:trHeight w:val="359"/>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86387A" w14:textId="3AEA61EA"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4</w:t>
            </w:r>
            <w:r w:rsidRPr="00C30401">
              <w:rPr>
                <w:rFonts w:ascii="Times New Roman" w:hAnsi="Times New Roman" w:cs="Times New Roman"/>
                <w:sz w:val="24"/>
                <w:szCs w:val="24"/>
              </w:rPr>
              <w:t xml:space="preserve">. </w:t>
            </w:r>
            <w:del w:id="467" w:author="A P Christensen" w:date="2018-03-07T09:50:00Z">
              <w:r w:rsidDel="00842AF5">
                <w:rPr>
                  <w:rFonts w:ascii="Times New Roman" w:hAnsi="Times New Roman" w:cs="Times New Roman"/>
                  <w:sz w:val="24"/>
                  <w:szCs w:val="24"/>
                </w:rPr>
                <w:delText>Non-traditionalism</w:delText>
              </w:r>
            </w:del>
            <w:ins w:id="468" w:author="A P Christensen" w:date="2018-03-07T09:50:00Z">
              <w:r w:rsidR="00842AF5">
                <w:rPr>
                  <w:rFonts w:ascii="Times New Roman" w:hAnsi="Times New Roman" w:cs="Times New Roman"/>
                  <w:sz w:val="24"/>
                  <w:szCs w:val="24"/>
                </w:rPr>
                <w:t>Non-Traditionalism</w:t>
              </w:r>
            </w:ins>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E3197C2" w14:textId="5923BC13"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.80</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97B5A2" w14:textId="7357BC6A"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.65</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A1FDE9F" w14:textId="3D63280B"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.44</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3AC3A46" w14:textId="319E2320"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.46</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1447855" w14:textId="62BE4E2E"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AC913BF"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F074912"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58B2AB4"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6F21C46"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337DF3"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F73A8EB"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10BBC4E6" w14:textId="77777777" w:rsidTr="004547CA">
        <w:trPr>
          <w:trHeight w:val="350"/>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71758D" w14:textId="23E60A54"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 xml:space="preserve">5. </w:t>
            </w:r>
            <w:del w:id="469" w:author="A P Christensen" w:date="2018-03-06T13:14:00Z">
              <w:r w:rsidDel="00E86EA2">
                <w:rPr>
                  <w:rFonts w:ascii="Times New Roman" w:hAnsi="Times New Roman" w:cs="Times New Roman"/>
                  <w:sz w:val="24"/>
                  <w:szCs w:val="24"/>
                </w:rPr>
                <w:delText>Adventurous</w:delText>
              </w:r>
            </w:del>
            <w:ins w:id="470" w:author="A P Christensen" w:date="2018-03-07T09:50:00Z">
              <w:r w:rsidR="00842AF5">
                <w:rPr>
                  <w:rFonts w:ascii="Times New Roman" w:hAnsi="Times New Roman" w:cs="Times New Roman"/>
                  <w:sz w:val="24"/>
                  <w:szCs w:val="24"/>
                </w:rPr>
                <w:t>Variety-Seeking</w:t>
              </w:r>
            </w:ins>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B781D5" w14:textId="6AD54625"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.75</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7FC9987" w14:textId="00061BA8"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.39</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09A9F04" w14:textId="1A0D7834"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.25</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6D34786" w14:textId="64625226"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.23</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6BCF2D" w14:textId="06D47DAC"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.53</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F7AF9C" w14:textId="2C8BDCB3"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518F1B4"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8FD64DF"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13C116"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E34F6A"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76AA153"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47793C98" w14:textId="77777777" w:rsidTr="004547CA">
        <w:trPr>
          <w:trHeight w:val="332"/>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E7D5392" w14:textId="6481EB50"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6</w:t>
            </w:r>
            <w:r w:rsidRPr="00C30401">
              <w:rPr>
                <w:rFonts w:ascii="Times New Roman" w:hAnsi="Times New Roman" w:cs="Times New Roman"/>
                <w:sz w:val="24"/>
                <w:szCs w:val="24"/>
              </w:rPr>
              <w:t>. Diversity</w:t>
            </w:r>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8FBBB5D" w14:textId="3F9DB82C"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.75</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C4FC8E2" w14:textId="75E2EDFE"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.43</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BDA67BC" w14:textId="1D668004"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.27</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CA64DA" w14:textId="75D6DBDC"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.56</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8BB299" w14:textId="376D3B96"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.50</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4F624A" w14:textId="615800F7"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.36</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7A6808" w14:textId="4D8CC904"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BF5C8C2"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F2389C1"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1686B56"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DEA7AE4"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37932D03" w14:textId="77777777" w:rsidTr="00A35758">
        <w:trPr>
          <w:trHeight w:val="359"/>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116684E" w14:textId="77777777" w:rsidR="004547CA" w:rsidRPr="00C30401" w:rsidRDefault="004547CA" w:rsidP="004F463C">
            <w:pPr>
              <w:widowControl w:val="0"/>
              <w:contextualSpacing/>
              <w:rPr>
                <w:rFonts w:ascii="Times New Roman" w:hAnsi="Times New Roman" w:cs="Times New Roman"/>
                <w:sz w:val="24"/>
                <w:szCs w:val="24"/>
              </w:rPr>
            </w:pPr>
            <w:r w:rsidRPr="00C30401">
              <w:rPr>
                <w:rFonts w:ascii="Times New Roman" w:hAnsi="Times New Roman" w:cs="Times New Roman"/>
                <w:sz w:val="24"/>
                <w:szCs w:val="24"/>
              </w:rPr>
              <w:t>7. Aesthetic Appreciation</w:t>
            </w:r>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3AC224C" w14:textId="3C230867"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.92</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DAC8CA9" w14:textId="04972563"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.63</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F9CFB12" w14:textId="180F47BF"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.35</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458CCE9" w14:textId="564A36BC"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.54</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DB9EBBA" w14:textId="165C1754"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.50</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094F353" w14:textId="4F123FAC"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.32</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D4765D5" w14:textId="6BB730E2"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.48</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71A7C70" w14:textId="5DA72E63"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E24B4D1" w14:textId="77777777" w:rsidR="004547CA" w:rsidRPr="00141001" w:rsidRDefault="004547CA" w:rsidP="004F463C">
            <w:pPr>
              <w:widowControl w:val="0"/>
              <w:contextualSpacing/>
              <w:jc w:val="center"/>
              <w:rPr>
                <w:rFonts w:ascii="Times New Roman" w:hAnsi="Times New Roman" w:cs="Times New Roman"/>
                <w:sz w:val="24"/>
                <w:szCs w:val="24"/>
              </w:rPr>
            </w:pP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139B7DA"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E4EFED5"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503FADB0" w14:textId="77777777" w:rsidTr="00A35758">
        <w:trPr>
          <w:trHeight w:val="350"/>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4329AD7" w14:textId="71C01A73"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 xml:space="preserve">8. </w:t>
            </w:r>
            <w:r w:rsidR="006A104C">
              <w:rPr>
                <w:rFonts w:ascii="Times New Roman" w:hAnsi="Times New Roman" w:cs="Times New Roman"/>
                <w:sz w:val="24"/>
                <w:szCs w:val="24"/>
              </w:rPr>
              <w:t>Openness to Emotions</w:t>
            </w:r>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46B0046" w14:textId="2FE4A5FE"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.79</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7F652EC" w14:textId="577FC691"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.30</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FD80B3E" w14:textId="40A3CF00"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.15</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E340564" w14:textId="660DACB8"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.45</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CBFAC2F" w14:textId="6A9AFDC2"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.34</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03D85A2" w14:textId="42A3B9BB"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.12</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33C4363" w14:textId="0E163D97"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.47</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9F1F4E5" w14:textId="1AB834CB"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.54</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24CDD6B" w14:textId="7A418440"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9D71EBF" w14:textId="77777777" w:rsidR="004547CA" w:rsidRPr="00133BEE" w:rsidRDefault="004547CA" w:rsidP="004F463C">
            <w:pPr>
              <w:widowControl w:val="0"/>
              <w:contextualSpacing/>
              <w:jc w:val="center"/>
              <w:rPr>
                <w:rFonts w:ascii="Times New Roman" w:hAnsi="Times New Roman" w:cs="Times New Roman"/>
                <w:sz w:val="24"/>
                <w:szCs w:val="24"/>
              </w:rPr>
            </w:pP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CC36D29"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30FBA033" w14:textId="77777777" w:rsidTr="00A35758">
        <w:trPr>
          <w:trHeight w:val="359"/>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5F71314" w14:textId="62E74B7E" w:rsidR="004547CA" w:rsidRPr="00C30401"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9. Imaginative</w:t>
            </w:r>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2A3AD72" w14:textId="6D0472DE"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.86</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C41DDAF" w14:textId="5A87DADE"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.54</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5E2524C" w14:textId="76DD9887"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.44</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67C11A4" w14:textId="077EFD44"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.61</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0BD86DD" w14:textId="1B027A7B"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.39</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1EB8E4B" w14:textId="41C072CD"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.30</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4BED46B" w14:textId="34C32215"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.40</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57E812C4" w14:textId="15678BA0"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.68</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D24D9D1" w14:textId="66E90B8D"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.49</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09C5275B" w14:textId="6667BC71" w:rsidR="004547CA" w:rsidRPr="00133BEE"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B838E6B" w14:textId="77777777" w:rsidR="004547CA" w:rsidRPr="008610AD" w:rsidRDefault="004547CA" w:rsidP="004F463C">
            <w:pPr>
              <w:widowControl w:val="0"/>
              <w:contextualSpacing/>
              <w:jc w:val="center"/>
              <w:rPr>
                <w:rFonts w:ascii="Times New Roman" w:hAnsi="Times New Roman" w:cs="Times New Roman"/>
                <w:sz w:val="24"/>
                <w:szCs w:val="24"/>
              </w:rPr>
            </w:pPr>
          </w:p>
        </w:tc>
      </w:tr>
      <w:tr w:rsidR="004547CA" w14:paraId="0514450F" w14:textId="77777777" w:rsidTr="00A35758">
        <w:trPr>
          <w:trHeight w:val="350"/>
        </w:trPr>
        <w:tc>
          <w:tcPr>
            <w:tcW w:w="3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03D8BC9" w14:textId="77777777" w:rsidR="004547CA" w:rsidRPr="00C30401" w:rsidRDefault="004547CA" w:rsidP="004F463C">
            <w:pPr>
              <w:widowControl w:val="0"/>
              <w:contextualSpacing/>
              <w:rPr>
                <w:rFonts w:ascii="Times New Roman" w:hAnsi="Times New Roman" w:cs="Times New Roman"/>
                <w:sz w:val="24"/>
                <w:szCs w:val="24"/>
              </w:rPr>
            </w:pPr>
            <w:r w:rsidRPr="00C30401">
              <w:rPr>
                <w:rFonts w:ascii="Times New Roman" w:hAnsi="Times New Roman" w:cs="Times New Roman"/>
                <w:sz w:val="24"/>
                <w:szCs w:val="24"/>
              </w:rPr>
              <w:t>10. Fantasy</w:t>
            </w:r>
          </w:p>
        </w:tc>
        <w:tc>
          <w:tcPr>
            <w:tcW w:w="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4286DE5" w14:textId="6155D4F6"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.75</w:t>
            </w:r>
          </w:p>
        </w:tc>
        <w:tc>
          <w:tcPr>
            <w:tcW w:w="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6E0CB5CB" w14:textId="59F65CD2"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.41</w:t>
            </w:r>
          </w:p>
        </w:tc>
        <w:tc>
          <w:tcPr>
            <w:tcW w:w="5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8A71126" w14:textId="379E0666"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.27</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C49C7EE" w14:textId="3D27C17D"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.31</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587C94E" w14:textId="26211BA9"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.54</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754298FD" w14:textId="3571A880"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.35</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16F4123B" w14:textId="2BFE17EC" w:rsidR="004547CA" w:rsidRPr="00141001"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.27</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C6C1FB3" w14:textId="155ADC57"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.40</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4B08EDB1" w14:textId="275F6967"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.36</w:t>
            </w:r>
          </w:p>
        </w:tc>
        <w:tc>
          <w:tcPr>
            <w:tcW w:w="5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30938D12" w14:textId="61D3656F" w:rsidR="004547CA" w:rsidRPr="0044088D" w:rsidRDefault="004547CA" w:rsidP="004F463C">
            <w:pPr>
              <w:widowControl w:val="0"/>
              <w:contextualSpacing/>
              <w:jc w:val="center"/>
              <w:rPr>
                <w:rFonts w:ascii="Times New Roman" w:hAnsi="Times New Roman" w:cs="Times New Roman"/>
                <w:b/>
                <w:sz w:val="24"/>
                <w:szCs w:val="24"/>
              </w:rPr>
            </w:pPr>
            <w:r w:rsidRPr="0044088D">
              <w:rPr>
                <w:rFonts w:ascii="Times New Roman" w:hAnsi="Times New Roman" w:cs="Times New Roman"/>
                <w:b/>
                <w:sz w:val="24"/>
                <w:szCs w:val="24"/>
              </w:rPr>
              <w:t>.50</w:t>
            </w:r>
          </w:p>
        </w:tc>
        <w:tc>
          <w:tcPr>
            <w:tcW w:w="6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14:paraId="2797C95A" w14:textId="143A2825" w:rsidR="004547CA" w:rsidRPr="008610AD"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w:t>
            </w:r>
          </w:p>
        </w:tc>
      </w:tr>
      <w:tr w:rsidR="004547CA" w14:paraId="64E54288" w14:textId="77777777" w:rsidTr="004547CA">
        <w:trPr>
          <w:trHeight w:val="350"/>
        </w:trPr>
        <w:tc>
          <w:tcPr>
            <w:tcW w:w="3282" w:type="dxa"/>
            <w:tcBorders>
              <w:top w:val="single" w:sz="4" w:space="0" w:color="FFFFFF" w:themeColor="background1"/>
              <w:left w:val="single" w:sz="4" w:space="0" w:color="FFFFFF" w:themeColor="background1"/>
              <w:right w:val="single" w:sz="4" w:space="0" w:color="FFFFFF" w:themeColor="background1"/>
            </w:tcBorders>
            <w:vAlign w:val="center"/>
          </w:tcPr>
          <w:p w14:paraId="75AA0F3C" w14:textId="396D0647" w:rsidR="004547CA" w:rsidRPr="0071131A" w:rsidRDefault="004547CA" w:rsidP="004F463C">
            <w:pPr>
              <w:widowControl w:val="0"/>
              <w:contextualSpacing/>
              <w:rPr>
                <w:rFonts w:ascii="Times New Roman" w:hAnsi="Times New Roman" w:cs="Times New Roman"/>
                <w:sz w:val="24"/>
                <w:szCs w:val="24"/>
              </w:rPr>
            </w:pPr>
            <w:r>
              <w:rPr>
                <w:rFonts w:ascii="Times New Roman" w:hAnsi="Times New Roman" w:cs="Times New Roman"/>
                <w:sz w:val="24"/>
                <w:szCs w:val="24"/>
              </w:rPr>
              <w:t>Global Openness to Experience</w:t>
            </w:r>
          </w:p>
        </w:tc>
        <w:tc>
          <w:tcPr>
            <w:tcW w:w="576" w:type="dxa"/>
            <w:tcBorders>
              <w:top w:val="single" w:sz="4" w:space="0" w:color="FFFFFF" w:themeColor="background1"/>
              <w:left w:val="single" w:sz="4" w:space="0" w:color="FFFFFF" w:themeColor="background1"/>
              <w:right w:val="single" w:sz="4" w:space="0" w:color="FFFFFF" w:themeColor="background1"/>
            </w:tcBorders>
            <w:vAlign w:val="center"/>
          </w:tcPr>
          <w:p w14:paraId="1817793E" w14:textId="5588A375"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.97</w:t>
            </w:r>
          </w:p>
        </w:tc>
        <w:tc>
          <w:tcPr>
            <w:tcW w:w="516" w:type="dxa"/>
            <w:tcBorders>
              <w:top w:val="single" w:sz="4" w:space="0" w:color="FFFFFF" w:themeColor="background1"/>
              <w:left w:val="single" w:sz="4" w:space="0" w:color="FFFFFF" w:themeColor="background1"/>
              <w:right w:val="single" w:sz="4" w:space="0" w:color="FFFFFF" w:themeColor="background1"/>
            </w:tcBorders>
            <w:vAlign w:val="center"/>
          </w:tcPr>
          <w:p w14:paraId="57931085" w14:textId="3B241673"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.83</w:t>
            </w:r>
          </w:p>
        </w:tc>
        <w:tc>
          <w:tcPr>
            <w:tcW w:w="568" w:type="dxa"/>
            <w:tcBorders>
              <w:top w:val="single" w:sz="4" w:space="0" w:color="FFFFFF" w:themeColor="background1"/>
              <w:left w:val="single" w:sz="4" w:space="0" w:color="FFFFFF" w:themeColor="background1"/>
              <w:right w:val="single" w:sz="4" w:space="0" w:color="FFFFFF" w:themeColor="background1"/>
            </w:tcBorders>
            <w:vAlign w:val="center"/>
          </w:tcPr>
          <w:p w14:paraId="3FEDA5B8" w14:textId="70A0D69C"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.66</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1AFB50CC" w14:textId="0289511E"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.78</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36576A7E" w14:textId="249E68DD"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.73</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529D2915" w14:textId="6D48D5C0"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.48</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723DE524" w14:textId="6AD0CB2A"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.63</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4B8C801A" w14:textId="68FBA507"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.84</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681B402E" w14:textId="4655952D"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.57</w:t>
            </w:r>
          </w:p>
        </w:tc>
        <w:tc>
          <w:tcPr>
            <w:tcW w:w="569" w:type="dxa"/>
            <w:tcBorders>
              <w:top w:val="single" w:sz="4" w:space="0" w:color="FFFFFF" w:themeColor="background1"/>
              <w:left w:val="single" w:sz="4" w:space="0" w:color="FFFFFF" w:themeColor="background1"/>
              <w:right w:val="single" w:sz="4" w:space="0" w:color="FFFFFF" w:themeColor="background1"/>
            </w:tcBorders>
            <w:vAlign w:val="center"/>
          </w:tcPr>
          <w:p w14:paraId="787A23A3" w14:textId="08416183" w:rsidR="004547CA" w:rsidRPr="0071131A"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.78</w:t>
            </w:r>
          </w:p>
        </w:tc>
        <w:tc>
          <w:tcPr>
            <w:tcW w:w="612" w:type="dxa"/>
            <w:tcBorders>
              <w:top w:val="single" w:sz="4" w:space="0" w:color="FFFFFF" w:themeColor="background1"/>
              <w:left w:val="single" w:sz="4" w:space="0" w:color="FFFFFF" w:themeColor="background1"/>
              <w:right w:val="single" w:sz="4" w:space="0" w:color="FFFFFF" w:themeColor="background1"/>
            </w:tcBorders>
            <w:vAlign w:val="center"/>
          </w:tcPr>
          <w:p w14:paraId="00B618E2" w14:textId="7B73A741" w:rsidR="004547CA" w:rsidRPr="008610AD" w:rsidRDefault="004547CA" w:rsidP="004F463C">
            <w:pPr>
              <w:widowControl w:val="0"/>
              <w:contextualSpacing/>
              <w:jc w:val="center"/>
              <w:rPr>
                <w:rFonts w:ascii="Times New Roman" w:hAnsi="Times New Roman" w:cs="Times New Roman"/>
                <w:sz w:val="24"/>
                <w:szCs w:val="24"/>
              </w:rPr>
            </w:pPr>
            <w:r>
              <w:rPr>
                <w:rFonts w:ascii="Times New Roman" w:hAnsi="Times New Roman" w:cs="Times New Roman"/>
                <w:sz w:val="24"/>
                <w:szCs w:val="24"/>
              </w:rPr>
              <w:t>.57</w:t>
            </w:r>
          </w:p>
        </w:tc>
      </w:tr>
    </w:tbl>
    <w:bookmarkEnd w:id="462"/>
    <w:p w14:paraId="4A365098" w14:textId="0746D6A6" w:rsidR="004E7878" w:rsidRPr="00A35758" w:rsidRDefault="00987DA8" w:rsidP="004F463C">
      <w:pPr>
        <w:widowControl w:val="0"/>
        <w:contextualSpacing/>
        <w:rPr>
          <w:b/>
        </w:rPr>
      </w:pPr>
      <w:r w:rsidRPr="00A35758">
        <w:rPr>
          <w:b/>
        </w:rPr>
        <w:t>Note</w:t>
      </w:r>
      <w:r w:rsidR="00C87667" w:rsidRPr="00A35758">
        <w:rPr>
          <w:b/>
        </w:rPr>
        <w:t>.</w:t>
      </w:r>
      <w:r w:rsidR="00C87667">
        <w:t xml:space="preserve"> A</w:t>
      </w:r>
      <w:r w:rsidR="00F87FC4" w:rsidRPr="00A35758">
        <w:t xml:space="preserve">ll </w:t>
      </w:r>
      <w:r w:rsidR="00F87FC4" w:rsidRPr="00C87667">
        <w:rPr>
          <w:i/>
        </w:rPr>
        <w:t>p</w:t>
      </w:r>
      <w:r w:rsidR="00F87FC4" w:rsidRPr="00A35758">
        <w:t xml:space="preserve">’s </w:t>
      </w:r>
      <w:r w:rsidR="00C87667">
        <w:t>&lt;</w:t>
      </w:r>
      <w:r w:rsidR="00F87FC4" w:rsidRPr="00A35758">
        <w:t xml:space="preserve"> .001</w:t>
      </w:r>
      <w:r w:rsidR="00C87667">
        <w:t>. B</w:t>
      </w:r>
      <w:r w:rsidR="0044088D" w:rsidRPr="00A35758">
        <w:t>old numbers are within-aspect correlations</w:t>
      </w:r>
      <w:r w:rsidR="004547CA" w:rsidRPr="00A35758">
        <w:t xml:space="preserve"> (1–3, Intellect; 4–6, Open-Mindedness; 7–10, Experiencing)</w:t>
      </w:r>
      <w:r w:rsidR="0044088D" w:rsidRPr="00A35758">
        <w:t>.</w:t>
      </w:r>
      <w:r w:rsidR="004E7878" w:rsidRPr="00A35758">
        <w:rPr>
          <w:b/>
        </w:rPr>
        <w:br w:type="page"/>
      </w:r>
    </w:p>
    <w:p w14:paraId="20BEBFD2" w14:textId="77777777" w:rsidR="004E7878" w:rsidRDefault="004E7878" w:rsidP="004F463C">
      <w:pPr>
        <w:widowControl w:val="0"/>
        <w:contextualSpacing/>
        <w:rPr>
          <w:b/>
        </w:rPr>
        <w:sectPr w:rsidR="004E7878" w:rsidSect="004E7878">
          <w:headerReference w:type="default" r:id="rId15"/>
          <w:pgSz w:w="12240" w:h="15840"/>
          <w:pgMar w:top="1440" w:right="1440" w:bottom="1440" w:left="1440" w:header="720" w:footer="720" w:gutter="0"/>
          <w:cols w:space="720"/>
          <w:docGrid w:linePitch="360"/>
        </w:sectPr>
      </w:pPr>
    </w:p>
    <w:p w14:paraId="50D1A4A5" w14:textId="6F884A5E" w:rsidR="00692D8A" w:rsidRDefault="00603BA3" w:rsidP="004F463C">
      <w:pPr>
        <w:widowControl w:val="0"/>
        <w:spacing w:line="360" w:lineRule="auto"/>
        <w:contextualSpacing/>
      </w:pPr>
      <w:r>
        <w:rPr>
          <w:noProof/>
        </w:rPr>
        <w:lastRenderedPageBreak/>
        <w:drawing>
          <wp:anchor distT="0" distB="0" distL="114300" distR="114300" simplePos="0" relativeHeight="251660288" behindDoc="0" locked="0" layoutInCell="1" allowOverlap="1" wp14:anchorId="0D7451C4" wp14:editId="14B82672">
            <wp:simplePos x="0" y="0"/>
            <wp:positionH relativeFrom="column">
              <wp:posOffset>-914400</wp:posOffset>
            </wp:positionH>
            <wp:positionV relativeFrom="paragraph">
              <wp:posOffset>869431</wp:posOffset>
            </wp:positionV>
            <wp:extent cx="10058400" cy="5788152"/>
            <wp:effectExtent l="0" t="0" r="0" b="3175"/>
            <wp:wrapNone/>
            <wp:docPr id="3" name="Picture 3" descr="A close up of a map&#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 MS.png"/>
                    <pic:cNvPicPr/>
                  </pic:nvPicPr>
                  <pic:blipFill>
                    <a:blip r:embed="rId16">
                      <a:extLst>
                        <a:ext uri="{28A0092B-C50C-407E-A947-70E740481C1C}">
                          <a14:useLocalDpi xmlns:a14="http://schemas.microsoft.com/office/drawing/2010/main" val="0"/>
                        </a:ext>
                      </a:extLst>
                    </a:blip>
                    <a:stretch>
                      <a:fillRect/>
                    </a:stretch>
                  </pic:blipFill>
                  <pic:spPr>
                    <a:xfrm>
                      <a:off x="0" y="0"/>
                      <a:ext cx="10058400" cy="5788152"/>
                    </a:xfrm>
                    <a:prstGeom prst="rect">
                      <a:avLst/>
                    </a:prstGeom>
                  </pic:spPr>
                </pic:pic>
              </a:graphicData>
            </a:graphic>
            <wp14:sizeRelH relativeFrom="margin">
              <wp14:pctWidth>0</wp14:pctWidth>
            </wp14:sizeRelH>
            <wp14:sizeRelV relativeFrom="margin">
              <wp14:pctHeight>0</wp14:pctHeight>
            </wp14:sizeRelV>
          </wp:anchor>
        </w:drawing>
      </w:r>
      <w:r w:rsidR="00692D8A">
        <w:rPr>
          <w:b/>
        </w:rPr>
        <w:t>Figure 1.</w:t>
      </w:r>
      <w:r w:rsidR="00692D8A">
        <w:t xml:space="preserve"> </w:t>
      </w:r>
      <w:r w:rsidR="003A5622">
        <w:t xml:space="preserve">The </w:t>
      </w:r>
      <w:r w:rsidR="00074931">
        <w:t>network of O</w:t>
      </w:r>
      <w:r w:rsidR="00F27032">
        <w:t xml:space="preserve">penness </w:t>
      </w:r>
      <w:r w:rsidR="00074931">
        <w:t xml:space="preserve">to Experience </w:t>
      </w:r>
      <w:r w:rsidR="00F27032">
        <w:t xml:space="preserve">depicted with all items. The </w:t>
      </w:r>
      <w:r w:rsidR="00DE4351">
        <w:t xml:space="preserve">shape of the node indicates the </w:t>
      </w:r>
      <w:r w:rsidR="00F27032">
        <w:t>inventory</w:t>
      </w:r>
      <w:r w:rsidR="00074931">
        <w:t xml:space="preserve"> (square, BFAS; diamond, HEXACO; circle, NEO; triangle, Woo et al.), the color portrays</w:t>
      </w:r>
      <w:r w:rsidR="00F27032">
        <w:t xml:space="preserve"> the </w:t>
      </w:r>
      <w:r w:rsidR="00074931">
        <w:t>network-identified facet</w:t>
      </w:r>
      <w:r w:rsidR="003F2385">
        <w:t>,</w:t>
      </w:r>
      <w:r w:rsidR="00C36B39">
        <w:t xml:space="preserve"> the label represents </w:t>
      </w:r>
      <w:r w:rsidR="00474254">
        <w:t xml:space="preserve">the </w:t>
      </w:r>
      <w:r w:rsidR="00074931">
        <w:t xml:space="preserve">inventory-defined facet and the item </w:t>
      </w:r>
      <w:r w:rsidR="003F2385">
        <w:t xml:space="preserve">number </w:t>
      </w:r>
      <w:r w:rsidR="00074931">
        <w:t>of the inventory-defined facet (see</w:t>
      </w:r>
      <w:r w:rsidR="008467E0">
        <w:t xml:space="preserve"> SI </w:t>
      </w:r>
      <w:r w:rsidR="006312C6">
        <w:t>2</w:t>
      </w:r>
      <w:r w:rsidR="003F2385">
        <w:t xml:space="preserve"> for identification</w:t>
      </w:r>
      <w:del w:id="471" w:author="A P Christensen" w:date="2018-03-07T11:02:00Z">
        <w:r w:rsidR="008467E0" w:rsidDel="009E620B">
          <w:delText xml:space="preserve">; see SI </w:delText>
        </w:r>
        <w:r w:rsidR="006312C6" w:rsidDel="009E620B">
          <w:delText>3</w:delText>
        </w:r>
        <w:r w:rsidR="000E63ED" w:rsidDel="009E620B">
          <w:delText xml:space="preserve"> for larger view</w:delText>
        </w:r>
      </w:del>
      <w:r w:rsidR="003F2385">
        <w:t>)</w:t>
      </w:r>
      <w:r w:rsidR="00F27032">
        <w:t>.</w:t>
      </w:r>
      <w:r w:rsidR="00692D8A">
        <w:br w:type="page"/>
      </w:r>
    </w:p>
    <w:p w14:paraId="15A6211D" w14:textId="510F13B5" w:rsidR="00692D8A" w:rsidRDefault="00692D8A" w:rsidP="004F463C">
      <w:pPr>
        <w:widowControl w:val="0"/>
        <w:ind w:left="720" w:hanging="720"/>
        <w:contextualSpacing/>
        <w:sectPr w:rsidR="00692D8A" w:rsidSect="004E7878">
          <w:headerReference w:type="default" r:id="rId17"/>
          <w:pgSz w:w="15840" w:h="12240" w:orient="landscape"/>
          <w:pgMar w:top="1440" w:right="1440" w:bottom="1440" w:left="1440" w:header="720" w:footer="720" w:gutter="0"/>
          <w:cols w:space="720"/>
          <w:docGrid w:linePitch="360"/>
        </w:sectPr>
      </w:pPr>
    </w:p>
    <w:p w14:paraId="215120D7" w14:textId="56C23A2F" w:rsidR="00B5015B" w:rsidRDefault="00603BA3" w:rsidP="004F463C">
      <w:pPr>
        <w:widowControl w:val="0"/>
        <w:contextualSpacing/>
      </w:pPr>
      <w:r>
        <w:rPr>
          <w:b/>
          <w:noProof/>
        </w:rPr>
        <w:lastRenderedPageBreak/>
        <w:drawing>
          <wp:anchor distT="0" distB="0" distL="114300" distR="114300" simplePos="0" relativeHeight="251661312" behindDoc="0" locked="0" layoutInCell="1" allowOverlap="1" wp14:anchorId="696D0313" wp14:editId="3D472B2F">
            <wp:simplePos x="0" y="0"/>
            <wp:positionH relativeFrom="column">
              <wp:posOffset>-935871</wp:posOffset>
            </wp:positionH>
            <wp:positionV relativeFrom="paragraph">
              <wp:posOffset>997189</wp:posOffset>
            </wp:positionV>
            <wp:extent cx="10058400" cy="5646208"/>
            <wp:effectExtent l="0" t="0" r="0" b="0"/>
            <wp:wrapNone/>
            <wp:docPr id="4" name="Picture 4" descr="A picture containing map, tex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ur MS.PNG"/>
                    <pic:cNvPicPr/>
                  </pic:nvPicPr>
                  <pic:blipFill>
                    <a:blip r:embed="rId18">
                      <a:extLst>
                        <a:ext uri="{28A0092B-C50C-407E-A947-70E740481C1C}">
                          <a14:useLocalDpi xmlns:a14="http://schemas.microsoft.com/office/drawing/2010/main" val="0"/>
                        </a:ext>
                      </a:extLst>
                    </a:blip>
                    <a:stretch>
                      <a:fillRect/>
                    </a:stretch>
                  </pic:blipFill>
                  <pic:spPr>
                    <a:xfrm>
                      <a:off x="0" y="0"/>
                      <a:ext cx="10058400" cy="5646208"/>
                    </a:xfrm>
                    <a:prstGeom prst="rect">
                      <a:avLst/>
                    </a:prstGeom>
                  </pic:spPr>
                </pic:pic>
              </a:graphicData>
            </a:graphic>
            <wp14:sizeRelH relativeFrom="margin">
              <wp14:pctWidth>0</wp14:pctWidth>
            </wp14:sizeRelH>
            <wp14:sizeRelV relativeFrom="margin">
              <wp14:pctHeight>0</wp14:pctHeight>
            </wp14:sizeRelV>
          </wp:anchor>
        </w:drawing>
      </w:r>
      <w:r w:rsidR="00692D8A">
        <w:rPr>
          <w:b/>
        </w:rPr>
        <w:t>Figure 2.</w:t>
      </w:r>
      <w:r w:rsidR="000A1DC6">
        <w:rPr>
          <w:b/>
        </w:rPr>
        <w:t xml:space="preserve"> </w:t>
      </w:r>
      <w:r w:rsidR="000A1DC6">
        <w:t xml:space="preserve">The </w:t>
      </w:r>
      <w:r w:rsidR="00F27032">
        <w:t>ne</w:t>
      </w:r>
      <w:r w:rsidR="00F30ED2">
        <w:t>tworks depict the item coverage</w:t>
      </w:r>
      <w:r w:rsidR="00F27032">
        <w:t xml:space="preserve"> based on the</w:t>
      </w:r>
      <w:r w:rsidR="00F30ED2">
        <w:t xml:space="preserve"> network-identified</w:t>
      </w:r>
      <w:r w:rsidR="009A2B7F">
        <w:t xml:space="preserve"> facets</w:t>
      </w:r>
      <w:r w:rsidR="00F27032">
        <w:t xml:space="preserve"> of each ope</w:t>
      </w:r>
      <w:r w:rsidR="00217CAC">
        <w:t xml:space="preserve">nness to experience inventory. </w:t>
      </w:r>
      <w:r w:rsidR="00F27032">
        <w:t xml:space="preserve">Colored nodes represent items in the respective inventory and </w:t>
      </w:r>
      <w:r w:rsidR="00F30ED2">
        <w:t>network-identified facet</w:t>
      </w:r>
      <w:r w:rsidR="00F27032">
        <w:t xml:space="preserve"> while white nodes indicate items of other inventories.</w:t>
      </w:r>
      <w:r w:rsidR="00F30ED2">
        <w:t xml:space="preserve"> For full view of each inventory see supplementary materials.</w:t>
      </w:r>
    </w:p>
    <w:p w14:paraId="3E3D875A" w14:textId="66F4C1F8" w:rsidR="00292380" w:rsidRDefault="00292380" w:rsidP="0006232B">
      <w:pPr>
        <w:widowControl w:val="0"/>
        <w:ind w:left="720" w:hanging="720"/>
        <w:contextualSpacing/>
      </w:pPr>
    </w:p>
    <w:sectPr w:rsidR="00292380" w:rsidSect="00BD0C4B">
      <w:headerReference w:type="default" r:id="rId1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30" w:author="Paul Silvia" w:date="2018-03-07T06:59:00Z" w:initials="PS">
    <w:p w14:paraId="0512A297" w14:textId="77777777" w:rsidR="00875DB0" w:rsidRDefault="00875DB0">
      <w:pPr>
        <w:pStyle w:val="CommentText"/>
      </w:pPr>
      <w:r>
        <w:rPr>
          <w:rStyle w:val="CommentReference"/>
        </w:rPr>
        <w:annotationRef/>
      </w:r>
      <w:r>
        <w:t>Gracious, but the editor will probably omit it. In APA Style, reviewers are not typically thanked.</w:t>
      </w:r>
    </w:p>
    <w:p w14:paraId="518581B0" w14:textId="77777777" w:rsidR="00875DB0" w:rsidRDefault="00875DB0">
      <w:pPr>
        <w:pStyle w:val="CommentText"/>
      </w:pPr>
    </w:p>
    <w:p w14:paraId="3FB488EE" w14:textId="1A598C46" w:rsidR="00875DB0" w:rsidRDefault="00875DB0">
      <w:pPr>
        <w:pStyle w:val="CommentText"/>
      </w:pPr>
      <w:r>
        <w:t>Probably worth deleting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B488EE"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B681B" w14:textId="77777777" w:rsidR="00A03FDC" w:rsidRDefault="00A03FDC" w:rsidP="00E82E8F">
      <w:pPr>
        <w:spacing w:line="240" w:lineRule="auto"/>
      </w:pPr>
      <w:r>
        <w:separator/>
      </w:r>
    </w:p>
  </w:endnote>
  <w:endnote w:type="continuationSeparator" w:id="0">
    <w:p w14:paraId="2902B794" w14:textId="77777777" w:rsidR="00A03FDC" w:rsidRDefault="00A03FDC" w:rsidP="00E82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77088" w14:textId="77777777" w:rsidR="00A03FDC" w:rsidRDefault="00A03FDC" w:rsidP="00E82E8F">
      <w:pPr>
        <w:spacing w:line="240" w:lineRule="auto"/>
      </w:pPr>
      <w:r>
        <w:separator/>
      </w:r>
    </w:p>
  </w:footnote>
  <w:footnote w:type="continuationSeparator" w:id="0">
    <w:p w14:paraId="3CF18CC1" w14:textId="77777777" w:rsidR="00A03FDC" w:rsidRDefault="00A03FDC" w:rsidP="00E82E8F">
      <w:pPr>
        <w:spacing w:line="240" w:lineRule="auto"/>
      </w:pPr>
      <w:r>
        <w:continuationSeparator/>
      </w:r>
    </w:p>
  </w:footnote>
  <w:footnote w:id="1">
    <w:p w14:paraId="2F523173" w14:textId="4E5A6B7B" w:rsidR="00875DB0" w:rsidRDefault="00875DB0">
      <w:pPr>
        <w:pStyle w:val="FootnoteText"/>
      </w:pPr>
      <w:r>
        <w:rPr>
          <w:rStyle w:val="FootnoteReference"/>
        </w:rPr>
        <w:footnoteRef/>
      </w:r>
      <w:r>
        <w:t xml:space="preserve"> The most up-to-date version of the </w:t>
      </w:r>
      <w:r>
        <w:rPr>
          <w:i/>
        </w:rPr>
        <w:t xml:space="preserve">NetworkToolbox </w:t>
      </w:r>
      <w:r>
        <w:t xml:space="preserve">package can be retrieved from </w:t>
      </w:r>
      <w:hyperlink r:id="rId1" w:history="1">
        <w:r w:rsidRPr="00EC09C7">
          <w:rPr>
            <w:rStyle w:val="Hyperlink"/>
          </w:rPr>
          <w:t>https://github.com/AlexChristensen/NetworkToolbox</w:t>
        </w:r>
      </w:hyperlink>
    </w:p>
  </w:footnote>
  <w:footnote w:id="2">
    <w:p w14:paraId="524C7A72" w14:textId="0B8F1174" w:rsidR="00875DB0" w:rsidRDefault="00875DB0">
      <w:pPr>
        <w:pStyle w:val="FootnoteText"/>
      </w:pPr>
      <w:ins w:id="391" w:author="A P Christensen" w:date="2018-03-03T15:50:00Z">
        <w:r>
          <w:rPr>
            <w:rStyle w:val="FootnoteReference"/>
          </w:rPr>
          <w:footnoteRef/>
        </w:r>
        <w:r>
          <w:t xml:space="preserve"> </w:t>
        </w:r>
      </w:ins>
      <w:ins w:id="392" w:author="A P Christensen" w:date="2018-03-03T15:52:00Z">
        <w:r>
          <w:t>In general, t</w:t>
        </w:r>
      </w:ins>
      <w:ins w:id="393" w:author="A P Christensen" w:date="2018-03-03T15:50:00Z">
        <w:r>
          <w:t>he reliability of network estimates</w:t>
        </w:r>
      </w:ins>
      <w:ins w:id="394" w:author="A P Christensen" w:date="2018-03-03T15:52:00Z">
        <w:r>
          <w:t xml:space="preserve"> </w:t>
        </w:r>
      </w:ins>
      <w:ins w:id="395" w:author="A P Christensen" w:date="2018-03-03T15:50:00Z">
        <w:r>
          <w:t>is a critical concern in the</w:t>
        </w:r>
      </w:ins>
      <w:ins w:id="396" w:author="A P Christensen" w:date="2018-03-03T15:51:00Z">
        <w:r>
          <w:t xml:space="preserve"> developing </w:t>
        </w:r>
      </w:ins>
      <w:ins w:id="397" w:author="A P Christensen" w:date="2018-03-03T15:58:00Z">
        <w:r>
          <w:t xml:space="preserve">field </w:t>
        </w:r>
      </w:ins>
      <w:ins w:id="398" w:author="A P Christensen" w:date="2018-03-03T15:51:00Z">
        <w:r>
          <w:t>of psychological networks</w:t>
        </w:r>
      </w:ins>
      <w:ins w:id="399" w:author="A P Christensen" w:date="2018-03-03T16:01:00Z">
        <w:r>
          <w:t xml:space="preserve">, and </w:t>
        </w:r>
      </w:ins>
      <w:ins w:id="400" w:author="A P Christensen" w:date="2018-03-03T15:59:00Z">
        <w:r>
          <w:t xml:space="preserve">has stirred recent debate </w:t>
        </w:r>
      </w:ins>
      <w:ins w:id="401" w:author="A P Christensen" w:date="2018-03-03T15:55:00Z">
        <w:r>
          <w:t xml:space="preserve">(see </w:t>
        </w:r>
      </w:ins>
      <w:ins w:id="402" w:author="A P Christensen" w:date="2018-03-03T15:56:00Z">
        <w:r>
          <w:t xml:space="preserve">Borsboom et al., 2017; </w:t>
        </w:r>
      </w:ins>
      <w:ins w:id="403" w:author="A P Christensen" w:date="2018-03-03T15:55:00Z">
        <w:r>
          <w:t xml:space="preserve">Forbes et </w:t>
        </w:r>
      </w:ins>
      <w:ins w:id="404" w:author="A P Christensen" w:date="2018-03-03T15:56:00Z">
        <w:r>
          <w:t>al., 2017; Steinley et al., 2017)</w:t>
        </w:r>
      </w:ins>
      <w:ins w:id="405" w:author="A P Christensen" w:date="2018-03-03T16:01:00Z">
        <w:r>
          <w:t>.</w:t>
        </w:r>
      </w:ins>
      <w:ins w:id="406" w:author="A P Christensen" w:date="2018-03-03T16:02:00Z">
        <w:r>
          <w:t xml:space="preserve"> The approach used in this study </w:t>
        </w:r>
      </w:ins>
      <w:ins w:id="407" w:author="A P Christensen" w:date="2018-03-03T16:03:00Z">
        <w:r>
          <w:t>was not discussed in the</w:t>
        </w:r>
      </w:ins>
      <w:ins w:id="408" w:author="A P Christensen" w:date="2018-03-03T16:02:00Z">
        <w:r>
          <w:t xml:space="preserve"> debate</w:t>
        </w:r>
      </w:ins>
      <w:ins w:id="409" w:author="A P Christensen" w:date="2018-03-03T16:04:00Z">
        <w:r>
          <w:t>; however,</w:t>
        </w:r>
      </w:ins>
      <w:ins w:id="410" w:author="A P Christensen" w:date="2018-03-03T16:03:00Z">
        <w:r>
          <w:t xml:space="preserve"> recent research has compared </w:t>
        </w:r>
      </w:ins>
      <w:ins w:id="411" w:author="A P Christensen" w:date="2018-03-03T16:04:00Z">
        <w:r>
          <w:t>the approach used in this study to the current</w:t>
        </w:r>
      </w:ins>
      <w:ins w:id="412" w:author="A P Christensen" w:date="2018-03-03T16:05:00Z">
        <w:r>
          <w:t xml:space="preserve"> state-of-the-art</w:t>
        </w:r>
      </w:ins>
      <w:ins w:id="413" w:author="A P Christensen" w:date="2018-03-03T16:17:00Z">
        <w:r>
          <w:t xml:space="preserve"> l</w:t>
        </w:r>
      </w:ins>
      <w:ins w:id="414" w:author="A P Christensen" w:date="2018-03-03T16:05:00Z">
        <w:r>
          <w:t>asso (Christensen et al., 2018).</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8136456"/>
      <w:docPartObj>
        <w:docPartGallery w:val="Page Numbers (Top of Page)"/>
        <w:docPartUnique/>
      </w:docPartObj>
    </w:sdtPr>
    <w:sdtEndPr>
      <w:rPr>
        <w:noProof/>
      </w:rPr>
    </w:sdtEndPr>
    <w:sdtContent>
      <w:p w14:paraId="10035CBB" w14:textId="693EDEA6" w:rsidR="00875DB0" w:rsidRDefault="00875DB0" w:rsidP="00117BDE">
        <w:pPr>
          <w:pStyle w:val="Header"/>
          <w:jc w:val="right"/>
        </w:pPr>
        <w:r>
          <w:t>REOPENING OPENNESS TO EXPERIENCE</w:t>
        </w:r>
        <w:r>
          <w:tab/>
        </w:r>
        <w:r>
          <w:tab/>
        </w:r>
        <w:r>
          <w:fldChar w:fldCharType="begin"/>
        </w:r>
        <w:r>
          <w:instrText xml:space="preserve"> PAGE   \* MERGEFORMAT </w:instrText>
        </w:r>
        <w:r>
          <w:fldChar w:fldCharType="separate"/>
        </w:r>
        <w:r w:rsidR="00162F92">
          <w:rPr>
            <w:noProof/>
          </w:rPr>
          <w:t>25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00F267" w14:textId="4CB704B0" w:rsidR="00875DB0" w:rsidRDefault="00875DB0" w:rsidP="008F18C6">
    <w:pPr>
      <w:pStyle w:val="Header"/>
      <w:spacing w:after="120"/>
    </w:pPr>
    <w:r>
      <w:t>Running head: REOPENING OPENNESS TO EXPERIENCE</w:t>
    </w:r>
    <w:r>
      <w:tab/>
    </w:r>
    <w:sdt>
      <w:sdtPr>
        <w:id w:val="-17878770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E620B">
          <w:rPr>
            <w:noProof/>
          </w:rPr>
          <w:t>1</w:t>
        </w:r>
        <w:r>
          <w:rPr>
            <w:noProof/>
          </w:rPr>
          <w:fldChar w:fldCharType="end"/>
        </w:r>
      </w:sdtContent>
    </w:sdt>
  </w:p>
  <w:p w14:paraId="3A6026F8" w14:textId="77777777" w:rsidR="00875DB0" w:rsidRDefault="00875D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1032952"/>
      <w:docPartObj>
        <w:docPartGallery w:val="Page Numbers (Top of Page)"/>
        <w:docPartUnique/>
      </w:docPartObj>
    </w:sdtPr>
    <w:sdtEndPr>
      <w:rPr>
        <w:noProof/>
      </w:rPr>
    </w:sdtEndPr>
    <w:sdtContent>
      <w:p w14:paraId="201B3DA4" w14:textId="427B3CA7" w:rsidR="00875DB0" w:rsidRDefault="00875DB0" w:rsidP="00117BDE">
        <w:pPr>
          <w:pStyle w:val="Header"/>
          <w:jc w:val="right"/>
        </w:pPr>
        <w:r>
          <w:t>REOPENING NETWORK OF OPENNESS TO EXPERIENCE</w:t>
        </w:r>
        <w:r>
          <w:tab/>
        </w:r>
        <w:r>
          <w:tab/>
        </w:r>
        <w:r>
          <w:tab/>
        </w:r>
        <w:r>
          <w:tab/>
        </w:r>
        <w:r>
          <w:tab/>
        </w:r>
        <w:r>
          <w:fldChar w:fldCharType="begin"/>
        </w:r>
        <w:r>
          <w:instrText xml:space="preserve"> PAGE   \* MERGEFORMAT </w:instrText>
        </w:r>
        <w:r>
          <w:fldChar w:fldCharType="separate"/>
        </w:r>
        <w:r w:rsidR="009E620B">
          <w:rPr>
            <w:noProof/>
          </w:rPr>
          <w:t>44</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0030223"/>
      <w:docPartObj>
        <w:docPartGallery w:val="Page Numbers (Top of Page)"/>
        <w:docPartUnique/>
      </w:docPartObj>
    </w:sdtPr>
    <w:sdtEndPr>
      <w:rPr>
        <w:noProof/>
      </w:rPr>
    </w:sdtEndPr>
    <w:sdtContent>
      <w:p w14:paraId="58E528D6" w14:textId="4B36BF3A" w:rsidR="00875DB0" w:rsidRDefault="00875DB0" w:rsidP="00117BDE">
        <w:pPr>
          <w:pStyle w:val="Header"/>
          <w:jc w:val="right"/>
        </w:pPr>
        <w:r>
          <w:t>REOPENING OPENNESS TO EXPERIENCE</w:t>
        </w:r>
        <w:r>
          <w:tab/>
        </w:r>
        <w:r>
          <w:tab/>
        </w:r>
        <w:r>
          <w:fldChar w:fldCharType="begin"/>
        </w:r>
        <w:r>
          <w:instrText xml:space="preserve"> PAGE   \* MERGEFORMAT </w:instrText>
        </w:r>
        <w:r>
          <w:fldChar w:fldCharType="separate"/>
        </w:r>
        <w:r w:rsidR="009E620B">
          <w:rPr>
            <w:noProof/>
          </w:rPr>
          <w:t>46</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6758878"/>
      <w:docPartObj>
        <w:docPartGallery w:val="Page Numbers (Top of Page)"/>
        <w:docPartUnique/>
      </w:docPartObj>
    </w:sdtPr>
    <w:sdtEndPr>
      <w:rPr>
        <w:noProof/>
      </w:rPr>
    </w:sdtEndPr>
    <w:sdtContent>
      <w:p w14:paraId="7ACD4A23" w14:textId="54CC5BD2" w:rsidR="00875DB0" w:rsidRDefault="00875DB0" w:rsidP="00117BDE">
        <w:pPr>
          <w:pStyle w:val="Header"/>
          <w:jc w:val="right"/>
        </w:pPr>
        <w:r>
          <w:t>REOPENING OPENNESS TO EXPERIENCE</w:t>
        </w:r>
        <w:r>
          <w:tab/>
        </w:r>
        <w:r>
          <w:tab/>
        </w:r>
        <w:r>
          <w:tab/>
        </w:r>
        <w:r>
          <w:tab/>
        </w:r>
        <w:r>
          <w:tab/>
        </w:r>
        <w:r>
          <w:tab/>
        </w:r>
        <w:r>
          <w:fldChar w:fldCharType="begin"/>
        </w:r>
        <w:r>
          <w:instrText xml:space="preserve"> PAGE   \* MERGEFORMAT </w:instrText>
        </w:r>
        <w:r>
          <w:fldChar w:fldCharType="separate"/>
        </w:r>
        <w:r w:rsidR="009E620B">
          <w:rPr>
            <w:noProof/>
          </w:rPr>
          <w:t>47</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0923579"/>
      <w:docPartObj>
        <w:docPartGallery w:val="Page Numbers (Top of Page)"/>
        <w:docPartUnique/>
      </w:docPartObj>
    </w:sdtPr>
    <w:sdtEndPr>
      <w:rPr>
        <w:noProof/>
      </w:rPr>
    </w:sdtEndPr>
    <w:sdtContent>
      <w:p w14:paraId="576ED6C3" w14:textId="24FA7182" w:rsidR="00875DB0" w:rsidRDefault="00875DB0" w:rsidP="00117BDE">
        <w:pPr>
          <w:pStyle w:val="Header"/>
          <w:jc w:val="right"/>
        </w:pPr>
        <w:r>
          <w:t>REOPENING OPENNESS TO EXPERIENCE</w:t>
        </w:r>
        <w:r>
          <w:tab/>
        </w:r>
        <w:r>
          <w:tab/>
        </w:r>
        <w:r>
          <w:tab/>
        </w:r>
        <w:r>
          <w:tab/>
        </w:r>
        <w:r>
          <w:tab/>
        </w:r>
        <w:r>
          <w:tab/>
        </w:r>
        <w:r>
          <w:fldChar w:fldCharType="begin"/>
        </w:r>
        <w:r>
          <w:instrText xml:space="preserve"> PAGE   \* MERGEFORMAT </w:instrText>
        </w:r>
        <w:r>
          <w:fldChar w:fldCharType="separate"/>
        </w:r>
        <w:r w:rsidR="009E620B">
          <w:rPr>
            <w:noProof/>
          </w:rPr>
          <w:t>48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B175B7"/>
    <w:multiLevelType w:val="hybridMultilevel"/>
    <w:tmpl w:val="E25CA56A"/>
    <w:lvl w:ilvl="0" w:tplc="D30E44E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20B7E1D"/>
    <w:multiLevelType w:val="hybridMultilevel"/>
    <w:tmpl w:val="7B14545C"/>
    <w:lvl w:ilvl="0" w:tplc="E05E11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 P Christensen">
    <w15:presenceInfo w15:providerId="None" w15:userId="A P Christensen"/>
  </w15:person>
  <w15:person w15:author="Paul Silvia">
    <w15:presenceInfo w15:providerId="None" w15:userId="Paul Silv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E8F"/>
    <w:rsid w:val="00000BDC"/>
    <w:rsid w:val="00001D00"/>
    <w:rsid w:val="00004CD5"/>
    <w:rsid w:val="00006F71"/>
    <w:rsid w:val="00007C26"/>
    <w:rsid w:val="0001048C"/>
    <w:rsid w:val="000113B6"/>
    <w:rsid w:val="00011658"/>
    <w:rsid w:val="00014754"/>
    <w:rsid w:val="0001783D"/>
    <w:rsid w:val="00020A3F"/>
    <w:rsid w:val="00026858"/>
    <w:rsid w:val="00026F4A"/>
    <w:rsid w:val="00027889"/>
    <w:rsid w:val="0003562B"/>
    <w:rsid w:val="0003696D"/>
    <w:rsid w:val="00044372"/>
    <w:rsid w:val="00055FC8"/>
    <w:rsid w:val="00060573"/>
    <w:rsid w:val="0006232B"/>
    <w:rsid w:val="00062E06"/>
    <w:rsid w:val="00063988"/>
    <w:rsid w:val="0006453B"/>
    <w:rsid w:val="000646BB"/>
    <w:rsid w:val="00064768"/>
    <w:rsid w:val="00065484"/>
    <w:rsid w:val="00065B25"/>
    <w:rsid w:val="00066C11"/>
    <w:rsid w:val="00070411"/>
    <w:rsid w:val="000729A2"/>
    <w:rsid w:val="00072CAB"/>
    <w:rsid w:val="00074291"/>
    <w:rsid w:val="00074931"/>
    <w:rsid w:val="000757B8"/>
    <w:rsid w:val="00081013"/>
    <w:rsid w:val="000819EC"/>
    <w:rsid w:val="00085410"/>
    <w:rsid w:val="000856B2"/>
    <w:rsid w:val="0009008A"/>
    <w:rsid w:val="00090E40"/>
    <w:rsid w:val="000912AB"/>
    <w:rsid w:val="00091B51"/>
    <w:rsid w:val="000921D5"/>
    <w:rsid w:val="000943B5"/>
    <w:rsid w:val="000951BF"/>
    <w:rsid w:val="00095513"/>
    <w:rsid w:val="00096473"/>
    <w:rsid w:val="00097F2C"/>
    <w:rsid w:val="000A1B47"/>
    <w:rsid w:val="000A1DC6"/>
    <w:rsid w:val="000A33BE"/>
    <w:rsid w:val="000A39EE"/>
    <w:rsid w:val="000A4945"/>
    <w:rsid w:val="000B085B"/>
    <w:rsid w:val="000B0955"/>
    <w:rsid w:val="000B1229"/>
    <w:rsid w:val="000B46C1"/>
    <w:rsid w:val="000B5297"/>
    <w:rsid w:val="000B5C1F"/>
    <w:rsid w:val="000B6D1A"/>
    <w:rsid w:val="000B6E8E"/>
    <w:rsid w:val="000C1C4C"/>
    <w:rsid w:val="000C60A9"/>
    <w:rsid w:val="000C642C"/>
    <w:rsid w:val="000C6AB7"/>
    <w:rsid w:val="000C7A73"/>
    <w:rsid w:val="000D0C5D"/>
    <w:rsid w:val="000D2C70"/>
    <w:rsid w:val="000D3F64"/>
    <w:rsid w:val="000D5752"/>
    <w:rsid w:val="000D5905"/>
    <w:rsid w:val="000D704B"/>
    <w:rsid w:val="000E59DC"/>
    <w:rsid w:val="000E63ED"/>
    <w:rsid w:val="000E7774"/>
    <w:rsid w:val="000F088D"/>
    <w:rsid w:val="000F2EBE"/>
    <w:rsid w:val="000F55DC"/>
    <w:rsid w:val="001012A4"/>
    <w:rsid w:val="00102338"/>
    <w:rsid w:val="00103F1B"/>
    <w:rsid w:val="0010403A"/>
    <w:rsid w:val="00106025"/>
    <w:rsid w:val="001064E4"/>
    <w:rsid w:val="00107A6F"/>
    <w:rsid w:val="0011061A"/>
    <w:rsid w:val="00110DE4"/>
    <w:rsid w:val="00112296"/>
    <w:rsid w:val="00115C84"/>
    <w:rsid w:val="00116ED9"/>
    <w:rsid w:val="00117BDE"/>
    <w:rsid w:val="001208E1"/>
    <w:rsid w:val="001215D2"/>
    <w:rsid w:val="001220D3"/>
    <w:rsid w:val="0012282E"/>
    <w:rsid w:val="00123AF0"/>
    <w:rsid w:val="00123DB1"/>
    <w:rsid w:val="0012489A"/>
    <w:rsid w:val="00130C77"/>
    <w:rsid w:val="00131951"/>
    <w:rsid w:val="00133BEE"/>
    <w:rsid w:val="00141001"/>
    <w:rsid w:val="0014161C"/>
    <w:rsid w:val="00146618"/>
    <w:rsid w:val="00146913"/>
    <w:rsid w:val="00147666"/>
    <w:rsid w:val="00154808"/>
    <w:rsid w:val="00160C9A"/>
    <w:rsid w:val="00161246"/>
    <w:rsid w:val="00161EC4"/>
    <w:rsid w:val="00161EE4"/>
    <w:rsid w:val="00162F92"/>
    <w:rsid w:val="001646F8"/>
    <w:rsid w:val="00165BD7"/>
    <w:rsid w:val="0016751F"/>
    <w:rsid w:val="0017141A"/>
    <w:rsid w:val="00172ED5"/>
    <w:rsid w:val="00174609"/>
    <w:rsid w:val="0017461A"/>
    <w:rsid w:val="00175DBF"/>
    <w:rsid w:val="001777A8"/>
    <w:rsid w:val="00177893"/>
    <w:rsid w:val="0018047C"/>
    <w:rsid w:val="00180B65"/>
    <w:rsid w:val="001818F3"/>
    <w:rsid w:val="00182CB4"/>
    <w:rsid w:val="00186B7B"/>
    <w:rsid w:val="00187D1D"/>
    <w:rsid w:val="001927CE"/>
    <w:rsid w:val="001932A4"/>
    <w:rsid w:val="001961AD"/>
    <w:rsid w:val="0019711E"/>
    <w:rsid w:val="001A1F1F"/>
    <w:rsid w:val="001A3F85"/>
    <w:rsid w:val="001B08BE"/>
    <w:rsid w:val="001B12F2"/>
    <w:rsid w:val="001B37A1"/>
    <w:rsid w:val="001B5C31"/>
    <w:rsid w:val="001B7D9D"/>
    <w:rsid w:val="001B7DA3"/>
    <w:rsid w:val="001C0AAC"/>
    <w:rsid w:val="001C14C5"/>
    <w:rsid w:val="001C2F7C"/>
    <w:rsid w:val="001C5063"/>
    <w:rsid w:val="001D1868"/>
    <w:rsid w:val="001D1F12"/>
    <w:rsid w:val="001D2F8B"/>
    <w:rsid w:val="001D5DA8"/>
    <w:rsid w:val="001D60CD"/>
    <w:rsid w:val="001D691E"/>
    <w:rsid w:val="001D7410"/>
    <w:rsid w:val="001D78EF"/>
    <w:rsid w:val="001E02AE"/>
    <w:rsid w:val="001E1273"/>
    <w:rsid w:val="001E236E"/>
    <w:rsid w:val="001E32C3"/>
    <w:rsid w:val="001E52F8"/>
    <w:rsid w:val="001E548B"/>
    <w:rsid w:val="001E74F2"/>
    <w:rsid w:val="001E7FA6"/>
    <w:rsid w:val="001F011A"/>
    <w:rsid w:val="001F08C2"/>
    <w:rsid w:val="001F0B34"/>
    <w:rsid w:val="001F2162"/>
    <w:rsid w:val="001F2BB3"/>
    <w:rsid w:val="001F69B5"/>
    <w:rsid w:val="0020076E"/>
    <w:rsid w:val="00203D40"/>
    <w:rsid w:val="0020552E"/>
    <w:rsid w:val="00205FD4"/>
    <w:rsid w:val="00206B9F"/>
    <w:rsid w:val="0021165D"/>
    <w:rsid w:val="0021173F"/>
    <w:rsid w:val="00212D7B"/>
    <w:rsid w:val="00214249"/>
    <w:rsid w:val="002146F8"/>
    <w:rsid w:val="0021471D"/>
    <w:rsid w:val="00215FB1"/>
    <w:rsid w:val="00217512"/>
    <w:rsid w:val="00217CAC"/>
    <w:rsid w:val="00217E38"/>
    <w:rsid w:val="002208CF"/>
    <w:rsid w:val="0022292B"/>
    <w:rsid w:val="002250BB"/>
    <w:rsid w:val="0024034A"/>
    <w:rsid w:val="002405AE"/>
    <w:rsid w:val="00241BFA"/>
    <w:rsid w:val="0024491F"/>
    <w:rsid w:val="002473D6"/>
    <w:rsid w:val="00247698"/>
    <w:rsid w:val="00247C05"/>
    <w:rsid w:val="00250DBA"/>
    <w:rsid w:val="00252102"/>
    <w:rsid w:val="002563F3"/>
    <w:rsid w:val="00262957"/>
    <w:rsid w:val="00263BD0"/>
    <w:rsid w:val="002672A2"/>
    <w:rsid w:val="00267AE5"/>
    <w:rsid w:val="00272F59"/>
    <w:rsid w:val="00273527"/>
    <w:rsid w:val="0027370D"/>
    <w:rsid w:val="0027669A"/>
    <w:rsid w:val="002769D2"/>
    <w:rsid w:val="00277442"/>
    <w:rsid w:val="00277694"/>
    <w:rsid w:val="00280953"/>
    <w:rsid w:val="00283A69"/>
    <w:rsid w:val="00284307"/>
    <w:rsid w:val="0028613A"/>
    <w:rsid w:val="00292380"/>
    <w:rsid w:val="0029563B"/>
    <w:rsid w:val="0029657F"/>
    <w:rsid w:val="002A2D59"/>
    <w:rsid w:val="002A43C2"/>
    <w:rsid w:val="002B1114"/>
    <w:rsid w:val="002B191C"/>
    <w:rsid w:val="002B38D9"/>
    <w:rsid w:val="002B6E60"/>
    <w:rsid w:val="002B7C95"/>
    <w:rsid w:val="002C2865"/>
    <w:rsid w:val="002C3DE6"/>
    <w:rsid w:val="002C4EEC"/>
    <w:rsid w:val="002C78AF"/>
    <w:rsid w:val="002D0371"/>
    <w:rsid w:val="002D163E"/>
    <w:rsid w:val="002D38CD"/>
    <w:rsid w:val="002D43CA"/>
    <w:rsid w:val="002D5BE9"/>
    <w:rsid w:val="002E1AEF"/>
    <w:rsid w:val="002E228B"/>
    <w:rsid w:val="002E4FFF"/>
    <w:rsid w:val="002E57E5"/>
    <w:rsid w:val="002F0761"/>
    <w:rsid w:val="002F0ACC"/>
    <w:rsid w:val="002F2290"/>
    <w:rsid w:val="002F2456"/>
    <w:rsid w:val="002F2ACA"/>
    <w:rsid w:val="002F2C34"/>
    <w:rsid w:val="002F45EE"/>
    <w:rsid w:val="002F6313"/>
    <w:rsid w:val="002F7E12"/>
    <w:rsid w:val="003016F5"/>
    <w:rsid w:val="00302899"/>
    <w:rsid w:val="00302B22"/>
    <w:rsid w:val="00303AAC"/>
    <w:rsid w:val="0030571A"/>
    <w:rsid w:val="00305A49"/>
    <w:rsid w:val="003067BC"/>
    <w:rsid w:val="00311936"/>
    <w:rsid w:val="003152C3"/>
    <w:rsid w:val="00317AF7"/>
    <w:rsid w:val="00317C72"/>
    <w:rsid w:val="00322233"/>
    <w:rsid w:val="00330CD8"/>
    <w:rsid w:val="00332BCE"/>
    <w:rsid w:val="00335078"/>
    <w:rsid w:val="003359A5"/>
    <w:rsid w:val="00340D28"/>
    <w:rsid w:val="00341418"/>
    <w:rsid w:val="00343E44"/>
    <w:rsid w:val="003453D6"/>
    <w:rsid w:val="0034555E"/>
    <w:rsid w:val="0034562E"/>
    <w:rsid w:val="00345F63"/>
    <w:rsid w:val="0034675A"/>
    <w:rsid w:val="00346CC4"/>
    <w:rsid w:val="00351BFE"/>
    <w:rsid w:val="00352B12"/>
    <w:rsid w:val="00353024"/>
    <w:rsid w:val="003543E7"/>
    <w:rsid w:val="00356CB7"/>
    <w:rsid w:val="00362801"/>
    <w:rsid w:val="00363C43"/>
    <w:rsid w:val="00366128"/>
    <w:rsid w:val="0037197D"/>
    <w:rsid w:val="0037299F"/>
    <w:rsid w:val="00376D80"/>
    <w:rsid w:val="00377A97"/>
    <w:rsid w:val="003831F5"/>
    <w:rsid w:val="00385F36"/>
    <w:rsid w:val="0038652E"/>
    <w:rsid w:val="003920F0"/>
    <w:rsid w:val="00392990"/>
    <w:rsid w:val="0039720F"/>
    <w:rsid w:val="003A0104"/>
    <w:rsid w:val="003A4E73"/>
    <w:rsid w:val="003A5474"/>
    <w:rsid w:val="003A5622"/>
    <w:rsid w:val="003B0BB2"/>
    <w:rsid w:val="003B1118"/>
    <w:rsid w:val="003B1241"/>
    <w:rsid w:val="003B138D"/>
    <w:rsid w:val="003B2887"/>
    <w:rsid w:val="003B34DF"/>
    <w:rsid w:val="003B369C"/>
    <w:rsid w:val="003B3991"/>
    <w:rsid w:val="003B40F8"/>
    <w:rsid w:val="003B5541"/>
    <w:rsid w:val="003B5CF8"/>
    <w:rsid w:val="003C1775"/>
    <w:rsid w:val="003C1F1E"/>
    <w:rsid w:val="003C5A6D"/>
    <w:rsid w:val="003C6490"/>
    <w:rsid w:val="003C7286"/>
    <w:rsid w:val="003C77E9"/>
    <w:rsid w:val="003D2383"/>
    <w:rsid w:val="003D597E"/>
    <w:rsid w:val="003D5C96"/>
    <w:rsid w:val="003D65D1"/>
    <w:rsid w:val="003E28C1"/>
    <w:rsid w:val="003E3129"/>
    <w:rsid w:val="003E43E2"/>
    <w:rsid w:val="003E53FE"/>
    <w:rsid w:val="003E6580"/>
    <w:rsid w:val="003E6827"/>
    <w:rsid w:val="003F0BD8"/>
    <w:rsid w:val="003F1CA8"/>
    <w:rsid w:val="003F1F13"/>
    <w:rsid w:val="003F2238"/>
    <w:rsid w:val="003F2385"/>
    <w:rsid w:val="003F3536"/>
    <w:rsid w:val="003F5743"/>
    <w:rsid w:val="003F6C5C"/>
    <w:rsid w:val="00404190"/>
    <w:rsid w:val="004060F0"/>
    <w:rsid w:val="00407F65"/>
    <w:rsid w:val="0041011F"/>
    <w:rsid w:val="00414FF9"/>
    <w:rsid w:val="00420CC9"/>
    <w:rsid w:val="0042226F"/>
    <w:rsid w:val="00427CE0"/>
    <w:rsid w:val="004306F7"/>
    <w:rsid w:val="004322D9"/>
    <w:rsid w:val="004326AA"/>
    <w:rsid w:val="00433DAE"/>
    <w:rsid w:val="0044088D"/>
    <w:rsid w:val="00441FB7"/>
    <w:rsid w:val="004463A0"/>
    <w:rsid w:val="00450053"/>
    <w:rsid w:val="004511C4"/>
    <w:rsid w:val="00452E60"/>
    <w:rsid w:val="00453826"/>
    <w:rsid w:val="004547CA"/>
    <w:rsid w:val="00454C70"/>
    <w:rsid w:val="00456152"/>
    <w:rsid w:val="004561DB"/>
    <w:rsid w:val="00462D59"/>
    <w:rsid w:val="00464328"/>
    <w:rsid w:val="00465371"/>
    <w:rsid w:val="004660E6"/>
    <w:rsid w:val="0047068C"/>
    <w:rsid w:val="00471B19"/>
    <w:rsid w:val="00471E5B"/>
    <w:rsid w:val="00473FA4"/>
    <w:rsid w:val="00474254"/>
    <w:rsid w:val="00474947"/>
    <w:rsid w:val="00475990"/>
    <w:rsid w:val="00480A73"/>
    <w:rsid w:val="00481111"/>
    <w:rsid w:val="00481686"/>
    <w:rsid w:val="00481770"/>
    <w:rsid w:val="00484570"/>
    <w:rsid w:val="00485386"/>
    <w:rsid w:val="004855C9"/>
    <w:rsid w:val="00486B1D"/>
    <w:rsid w:val="00486E8A"/>
    <w:rsid w:val="00493182"/>
    <w:rsid w:val="004945FD"/>
    <w:rsid w:val="004A116B"/>
    <w:rsid w:val="004A291A"/>
    <w:rsid w:val="004A4590"/>
    <w:rsid w:val="004A5430"/>
    <w:rsid w:val="004B0B60"/>
    <w:rsid w:val="004B1A95"/>
    <w:rsid w:val="004B1BAD"/>
    <w:rsid w:val="004B545D"/>
    <w:rsid w:val="004B5973"/>
    <w:rsid w:val="004B5A40"/>
    <w:rsid w:val="004B7561"/>
    <w:rsid w:val="004C2CB1"/>
    <w:rsid w:val="004D0322"/>
    <w:rsid w:val="004D05D6"/>
    <w:rsid w:val="004D0E31"/>
    <w:rsid w:val="004D1236"/>
    <w:rsid w:val="004D236B"/>
    <w:rsid w:val="004D3FDC"/>
    <w:rsid w:val="004D7C15"/>
    <w:rsid w:val="004E02D7"/>
    <w:rsid w:val="004E0B27"/>
    <w:rsid w:val="004E42CE"/>
    <w:rsid w:val="004E7878"/>
    <w:rsid w:val="004F10DC"/>
    <w:rsid w:val="004F1891"/>
    <w:rsid w:val="004F1D52"/>
    <w:rsid w:val="004F2226"/>
    <w:rsid w:val="004F463C"/>
    <w:rsid w:val="004F6E10"/>
    <w:rsid w:val="005016D6"/>
    <w:rsid w:val="00507434"/>
    <w:rsid w:val="00507A27"/>
    <w:rsid w:val="00507C67"/>
    <w:rsid w:val="00510E63"/>
    <w:rsid w:val="0051674F"/>
    <w:rsid w:val="00517606"/>
    <w:rsid w:val="005179AB"/>
    <w:rsid w:val="00521165"/>
    <w:rsid w:val="0052125E"/>
    <w:rsid w:val="00521533"/>
    <w:rsid w:val="00521D1F"/>
    <w:rsid w:val="0052238B"/>
    <w:rsid w:val="00522E27"/>
    <w:rsid w:val="00523E9E"/>
    <w:rsid w:val="0052441F"/>
    <w:rsid w:val="00525654"/>
    <w:rsid w:val="00531C40"/>
    <w:rsid w:val="0053299A"/>
    <w:rsid w:val="005352DC"/>
    <w:rsid w:val="005354B5"/>
    <w:rsid w:val="005416BF"/>
    <w:rsid w:val="00541901"/>
    <w:rsid w:val="005423F6"/>
    <w:rsid w:val="00543715"/>
    <w:rsid w:val="00546231"/>
    <w:rsid w:val="00547A76"/>
    <w:rsid w:val="0055207E"/>
    <w:rsid w:val="005553CB"/>
    <w:rsid w:val="00555B5D"/>
    <w:rsid w:val="00560707"/>
    <w:rsid w:val="00562F85"/>
    <w:rsid w:val="0056473D"/>
    <w:rsid w:val="005648FA"/>
    <w:rsid w:val="00566823"/>
    <w:rsid w:val="00567637"/>
    <w:rsid w:val="00574229"/>
    <w:rsid w:val="00575716"/>
    <w:rsid w:val="00575A40"/>
    <w:rsid w:val="00575DD6"/>
    <w:rsid w:val="00576BDE"/>
    <w:rsid w:val="00577BBE"/>
    <w:rsid w:val="00583271"/>
    <w:rsid w:val="00583EFA"/>
    <w:rsid w:val="00585615"/>
    <w:rsid w:val="00587814"/>
    <w:rsid w:val="00587AE0"/>
    <w:rsid w:val="00593726"/>
    <w:rsid w:val="00594887"/>
    <w:rsid w:val="00595A95"/>
    <w:rsid w:val="00595FAE"/>
    <w:rsid w:val="005A04C1"/>
    <w:rsid w:val="005A33EF"/>
    <w:rsid w:val="005A37FD"/>
    <w:rsid w:val="005A5E64"/>
    <w:rsid w:val="005A70DA"/>
    <w:rsid w:val="005A7E3D"/>
    <w:rsid w:val="005B24F1"/>
    <w:rsid w:val="005B36C2"/>
    <w:rsid w:val="005B6196"/>
    <w:rsid w:val="005B7513"/>
    <w:rsid w:val="005B79F0"/>
    <w:rsid w:val="005C17CB"/>
    <w:rsid w:val="005C1A7C"/>
    <w:rsid w:val="005C5EAD"/>
    <w:rsid w:val="005C6711"/>
    <w:rsid w:val="005D53EF"/>
    <w:rsid w:val="005D5AA0"/>
    <w:rsid w:val="005D7D61"/>
    <w:rsid w:val="005E52FD"/>
    <w:rsid w:val="005F13B5"/>
    <w:rsid w:val="005F2D19"/>
    <w:rsid w:val="005F3220"/>
    <w:rsid w:val="005F3746"/>
    <w:rsid w:val="005F4355"/>
    <w:rsid w:val="005F5191"/>
    <w:rsid w:val="005F5D2E"/>
    <w:rsid w:val="005F7492"/>
    <w:rsid w:val="0060142B"/>
    <w:rsid w:val="00603BA3"/>
    <w:rsid w:val="006042C4"/>
    <w:rsid w:val="006102AC"/>
    <w:rsid w:val="00616127"/>
    <w:rsid w:val="00622C11"/>
    <w:rsid w:val="006230D0"/>
    <w:rsid w:val="00623C33"/>
    <w:rsid w:val="00623E60"/>
    <w:rsid w:val="00624BD7"/>
    <w:rsid w:val="00625AA7"/>
    <w:rsid w:val="00627943"/>
    <w:rsid w:val="00630922"/>
    <w:rsid w:val="006312C6"/>
    <w:rsid w:val="006326DF"/>
    <w:rsid w:val="00632E85"/>
    <w:rsid w:val="006353E3"/>
    <w:rsid w:val="0064378F"/>
    <w:rsid w:val="0064424A"/>
    <w:rsid w:val="00651746"/>
    <w:rsid w:val="00654597"/>
    <w:rsid w:val="006560A8"/>
    <w:rsid w:val="006567C0"/>
    <w:rsid w:val="00660B6C"/>
    <w:rsid w:val="00661853"/>
    <w:rsid w:val="00661BD9"/>
    <w:rsid w:val="00661EFA"/>
    <w:rsid w:val="00662191"/>
    <w:rsid w:val="0066487C"/>
    <w:rsid w:val="00672001"/>
    <w:rsid w:val="006737FF"/>
    <w:rsid w:val="00673855"/>
    <w:rsid w:val="00675447"/>
    <w:rsid w:val="00675476"/>
    <w:rsid w:val="00677ACF"/>
    <w:rsid w:val="0068153A"/>
    <w:rsid w:val="00681ED3"/>
    <w:rsid w:val="006827A8"/>
    <w:rsid w:val="00686618"/>
    <w:rsid w:val="00692D8A"/>
    <w:rsid w:val="006932B0"/>
    <w:rsid w:val="0069339F"/>
    <w:rsid w:val="00693447"/>
    <w:rsid w:val="00693468"/>
    <w:rsid w:val="00694FC5"/>
    <w:rsid w:val="00697A21"/>
    <w:rsid w:val="006A0B88"/>
    <w:rsid w:val="006A104C"/>
    <w:rsid w:val="006A3AEB"/>
    <w:rsid w:val="006A5419"/>
    <w:rsid w:val="006B2340"/>
    <w:rsid w:val="006B426E"/>
    <w:rsid w:val="006B4FBC"/>
    <w:rsid w:val="006B7C83"/>
    <w:rsid w:val="006B7FAF"/>
    <w:rsid w:val="006C0D0E"/>
    <w:rsid w:val="006C2467"/>
    <w:rsid w:val="006C29FC"/>
    <w:rsid w:val="006C4143"/>
    <w:rsid w:val="006C5310"/>
    <w:rsid w:val="006C73F3"/>
    <w:rsid w:val="006C7DF1"/>
    <w:rsid w:val="006D3343"/>
    <w:rsid w:val="006D38B2"/>
    <w:rsid w:val="006D4703"/>
    <w:rsid w:val="006D4836"/>
    <w:rsid w:val="006D6D31"/>
    <w:rsid w:val="006D7E3B"/>
    <w:rsid w:val="006E048A"/>
    <w:rsid w:val="006E05CB"/>
    <w:rsid w:val="006E206D"/>
    <w:rsid w:val="006E2110"/>
    <w:rsid w:val="006E2150"/>
    <w:rsid w:val="006E2DE1"/>
    <w:rsid w:val="006E2E87"/>
    <w:rsid w:val="006E393F"/>
    <w:rsid w:val="006E42A5"/>
    <w:rsid w:val="006E4941"/>
    <w:rsid w:val="006E6AAC"/>
    <w:rsid w:val="006F0836"/>
    <w:rsid w:val="006F2A33"/>
    <w:rsid w:val="006F3502"/>
    <w:rsid w:val="006F3704"/>
    <w:rsid w:val="006F3D22"/>
    <w:rsid w:val="006F400B"/>
    <w:rsid w:val="006F5A35"/>
    <w:rsid w:val="006F7FC7"/>
    <w:rsid w:val="0070211F"/>
    <w:rsid w:val="0071131A"/>
    <w:rsid w:val="00713987"/>
    <w:rsid w:val="007160ED"/>
    <w:rsid w:val="00716B4A"/>
    <w:rsid w:val="00724393"/>
    <w:rsid w:val="007317C9"/>
    <w:rsid w:val="00736FAE"/>
    <w:rsid w:val="00737B4B"/>
    <w:rsid w:val="00741E8F"/>
    <w:rsid w:val="00744016"/>
    <w:rsid w:val="007463A9"/>
    <w:rsid w:val="007507D2"/>
    <w:rsid w:val="007534DF"/>
    <w:rsid w:val="00753D3F"/>
    <w:rsid w:val="00755992"/>
    <w:rsid w:val="00756776"/>
    <w:rsid w:val="00756DEB"/>
    <w:rsid w:val="00757807"/>
    <w:rsid w:val="0076060C"/>
    <w:rsid w:val="0076083F"/>
    <w:rsid w:val="00764B9E"/>
    <w:rsid w:val="007669C3"/>
    <w:rsid w:val="0076734B"/>
    <w:rsid w:val="00767D9B"/>
    <w:rsid w:val="0077185E"/>
    <w:rsid w:val="00771FDC"/>
    <w:rsid w:val="0077218E"/>
    <w:rsid w:val="0077459F"/>
    <w:rsid w:val="00775381"/>
    <w:rsid w:val="00775E8D"/>
    <w:rsid w:val="007802B9"/>
    <w:rsid w:val="00780E57"/>
    <w:rsid w:val="00783E66"/>
    <w:rsid w:val="00783E9C"/>
    <w:rsid w:val="00783ECE"/>
    <w:rsid w:val="00790A9B"/>
    <w:rsid w:val="00791973"/>
    <w:rsid w:val="00794ACB"/>
    <w:rsid w:val="007950AA"/>
    <w:rsid w:val="007959EA"/>
    <w:rsid w:val="007A42CF"/>
    <w:rsid w:val="007A45B9"/>
    <w:rsid w:val="007A4EBC"/>
    <w:rsid w:val="007A5AAC"/>
    <w:rsid w:val="007B0DA5"/>
    <w:rsid w:val="007B3C29"/>
    <w:rsid w:val="007B3D98"/>
    <w:rsid w:val="007B6D14"/>
    <w:rsid w:val="007B6F9B"/>
    <w:rsid w:val="007C1222"/>
    <w:rsid w:val="007C2D4D"/>
    <w:rsid w:val="007C35B1"/>
    <w:rsid w:val="007C4074"/>
    <w:rsid w:val="007C6073"/>
    <w:rsid w:val="007C61D4"/>
    <w:rsid w:val="007C67FE"/>
    <w:rsid w:val="007D08E2"/>
    <w:rsid w:val="007D09BD"/>
    <w:rsid w:val="007D16AC"/>
    <w:rsid w:val="007D3672"/>
    <w:rsid w:val="007D5450"/>
    <w:rsid w:val="007D57CE"/>
    <w:rsid w:val="007D6015"/>
    <w:rsid w:val="007D7830"/>
    <w:rsid w:val="007D789D"/>
    <w:rsid w:val="007E084E"/>
    <w:rsid w:val="007E0871"/>
    <w:rsid w:val="007E0EAC"/>
    <w:rsid w:val="007E4539"/>
    <w:rsid w:val="007E4B32"/>
    <w:rsid w:val="007E7880"/>
    <w:rsid w:val="007F0533"/>
    <w:rsid w:val="007F1B7D"/>
    <w:rsid w:val="007F2017"/>
    <w:rsid w:val="007F2185"/>
    <w:rsid w:val="00803655"/>
    <w:rsid w:val="00805226"/>
    <w:rsid w:val="00811220"/>
    <w:rsid w:val="00812C0D"/>
    <w:rsid w:val="00812E1F"/>
    <w:rsid w:val="00813059"/>
    <w:rsid w:val="00814801"/>
    <w:rsid w:val="00815EF5"/>
    <w:rsid w:val="00817F3F"/>
    <w:rsid w:val="008216ED"/>
    <w:rsid w:val="00825A2D"/>
    <w:rsid w:val="00825AA1"/>
    <w:rsid w:val="00827397"/>
    <w:rsid w:val="00831371"/>
    <w:rsid w:val="008333AE"/>
    <w:rsid w:val="00835328"/>
    <w:rsid w:val="00842AF5"/>
    <w:rsid w:val="00842DDD"/>
    <w:rsid w:val="008467E0"/>
    <w:rsid w:val="0084749E"/>
    <w:rsid w:val="00850905"/>
    <w:rsid w:val="00852445"/>
    <w:rsid w:val="0085347F"/>
    <w:rsid w:val="00855893"/>
    <w:rsid w:val="008564CC"/>
    <w:rsid w:val="008608EC"/>
    <w:rsid w:val="008610AD"/>
    <w:rsid w:val="00861B1A"/>
    <w:rsid w:val="00861BBD"/>
    <w:rsid w:val="00864D63"/>
    <w:rsid w:val="00864E96"/>
    <w:rsid w:val="008653CF"/>
    <w:rsid w:val="00866A4E"/>
    <w:rsid w:val="00870022"/>
    <w:rsid w:val="00870E98"/>
    <w:rsid w:val="008731BA"/>
    <w:rsid w:val="00873235"/>
    <w:rsid w:val="00873A0E"/>
    <w:rsid w:val="00875551"/>
    <w:rsid w:val="00875DB0"/>
    <w:rsid w:val="00875EA1"/>
    <w:rsid w:val="0088059F"/>
    <w:rsid w:val="00880C11"/>
    <w:rsid w:val="00881939"/>
    <w:rsid w:val="008849D6"/>
    <w:rsid w:val="008853B2"/>
    <w:rsid w:val="0088628A"/>
    <w:rsid w:val="0089090D"/>
    <w:rsid w:val="00890FAE"/>
    <w:rsid w:val="00891274"/>
    <w:rsid w:val="00894261"/>
    <w:rsid w:val="008962D6"/>
    <w:rsid w:val="00897454"/>
    <w:rsid w:val="008A1775"/>
    <w:rsid w:val="008A4A40"/>
    <w:rsid w:val="008A78C5"/>
    <w:rsid w:val="008B13AC"/>
    <w:rsid w:val="008B37BF"/>
    <w:rsid w:val="008B6EC3"/>
    <w:rsid w:val="008C3637"/>
    <w:rsid w:val="008C3A9F"/>
    <w:rsid w:val="008C401E"/>
    <w:rsid w:val="008C4327"/>
    <w:rsid w:val="008C4852"/>
    <w:rsid w:val="008C7D64"/>
    <w:rsid w:val="008D1695"/>
    <w:rsid w:val="008D37FD"/>
    <w:rsid w:val="008D3F8F"/>
    <w:rsid w:val="008D5F7C"/>
    <w:rsid w:val="008D6B2A"/>
    <w:rsid w:val="008D6DC6"/>
    <w:rsid w:val="008D76C0"/>
    <w:rsid w:val="008D77F0"/>
    <w:rsid w:val="008E35C3"/>
    <w:rsid w:val="008F18C6"/>
    <w:rsid w:val="008F200F"/>
    <w:rsid w:val="008F2F13"/>
    <w:rsid w:val="008F3ABC"/>
    <w:rsid w:val="008F3D0C"/>
    <w:rsid w:val="009029EB"/>
    <w:rsid w:val="00905CB7"/>
    <w:rsid w:val="00907267"/>
    <w:rsid w:val="0090751A"/>
    <w:rsid w:val="00911521"/>
    <w:rsid w:val="00912F36"/>
    <w:rsid w:val="00913186"/>
    <w:rsid w:val="0091362F"/>
    <w:rsid w:val="009144DB"/>
    <w:rsid w:val="00914600"/>
    <w:rsid w:val="0091599B"/>
    <w:rsid w:val="0092651F"/>
    <w:rsid w:val="00927D0A"/>
    <w:rsid w:val="00931729"/>
    <w:rsid w:val="009329BD"/>
    <w:rsid w:val="009348FA"/>
    <w:rsid w:val="00934D3F"/>
    <w:rsid w:val="00935039"/>
    <w:rsid w:val="009357B6"/>
    <w:rsid w:val="00936840"/>
    <w:rsid w:val="00937F61"/>
    <w:rsid w:val="009546CE"/>
    <w:rsid w:val="00955F80"/>
    <w:rsid w:val="00956040"/>
    <w:rsid w:val="009572B5"/>
    <w:rsid w:val="00961958"/>
    <w:rsid w:val="009631BE"/>
    <w:rsid w:val="00963926"/>
    <w:rsid w:val="00964224"/>
    <w:rsid w:val="0096578C"/>
    <w:rsid w:val="00967C26"/>
    <w:rsid w:val="00974F6B"/>
    <w:rsid w:val="00976147"/>
    <w:rsid w:val="009768FB"/>
    <w:rsid w:val="0098108B"/>
    <w:rsid w:val="00982EC0"/>
    <w:rsid w:val="00986329"/>
    <w:rsid w:val="00986953"/>
    <w:rsid w:val="00986B40"/>
    <w:rsid w:val="00986DF4"/>
    <w:rsid w:val="00987951"/>
    <w:rsid w:val="00987DA8"/>
    <w:rsid w:val="00990C48"/>
    <w:rsid w:val="0099103F"/>
    <w:rsid w:val="0099330F"/>
    <w:rsid w:val="00994FA0"/>
    <w:rsid w:val="009953C4"/>
    <w:rsid w:val="009976A3"/>
    <w:rsid w:val="009A0592"/>
    <w:rsid w:val="009A13F8"/>
    <w:rsid w:val="009A2B7F"/>
    <w:rsid w:val="009A506F"/>
    <w:rsid w:val="009B0AE8"/>
    <w:rsid w:val="009B1CFB"/>
    <w:rsid w:val="009B2BBA"/>
    <w:rsid w:val="009B3753"/>
    <w:rsid w:val="009B44D6"/>
    <w:rsid w:val="009C4465"/>
    <w:rsid w:val="009C44B1"/>
    <w:rsid w:val="009C4D56"/>
    <w:rsid w:val="009D10F5"/>
    <w:rsid w:val="009D36E0"/>
    <w:rsid w:val="009D6255"/>
    <w:rsid w:val="009D6D6B"/>
    <w:rsid w:val="009D6D8F"/>
    <w:rsid w:val="009D7A65"/>
    <w:rsid w:val="009D7FF7"/>
    <w:rsid w:val="009E2A57"/>
    <w:rsid w:val="009E35C7"/>
    <w:rsid w:val="009E391E"/>
    <w:rsid w:val="009E3C76"/>
    <w:rsid w:val="009E4B46"/>
    <w:rsid w:val="009E5111"/>
    <w:rsid w:val="009E620B"/>
    <w:rsid w:val="009E64F2"/>
    <w:rsid w:val="009E676A"/>
    <w:rsid w:val="009E79E9"/>
    <w:rsid w:val="009E7D88"/>
    <w:rsid w:val="009F66C0"/>
    <w:rsid w:val="009F6B6D"/>
    <w:rsid w:val="009F7DCB"/>
    <w:rsid w:val="00A0107D"/>
    <w:rsid w:val="00A02DF8"/>
    <w:rsid w:val="00A03706"/>
    <w:rsid w:val="00A03FDC"/>
    <w:rsid w:val="00A05DBF"/>
    <w:rsid w:val="00A05FD3"/>
    <w:rsid w:val="00A1003D"/>
    <w:rsid w:val="00A122A1"/>
    <w:rsid w:val="00A13C0E"/>
    <w:rsid w:val="00A15CBC"/>
    <w:rsid w:val="00A15D28"/>
    <w:rsid w:val="00A1685F"/>
    <w:rsid w:val="00A16977"/>
    <w:rsid w:val="00A17FC0"/>
    <w:rsid w:val="00A21462"/>
    <w:rsid w:val="00A21B62"/>
    <w:rsid w:val="00A265E7"/>
    <w:rsid w:val="00A2662E"/>
    <w:rsid w:val="00A26B94"/>
    <w:rsid w:val="00A2704B"/>
    <w:rsid w:val="00A315F7"/>
    <w:rsid w:val="00A3287F"/>
    <w:rsid w:val="00A32D22"/>
    <w:rsid w:val="00A33066"/>
    <w:rsid w:val="00A33E9E"/>
    <w:rsid w:val="00A35758"/>
    <w:rsid w:val="00A35A77"/>
    <w:rsid w:val="00A362DD"/>
    <w:rsid w:val="00A4021C"/>
    <w:rsid w:val="00A406C5"/>
    <w:rsid w:val="00A43CE2"/>
    <w:rsid w:val="00A44BF2"/>
    <w:rsid w:val="00A465FA"/>
    <w:rsid w:val="00A479E2"/>
    <w:rsid w:val="00A53003"/>
    <w:rsid w:val="00A53E70"/>
    <w:rsid w:val="00A552B8"/>
    <w:rsid w:val="00A55C6B"/>
    <w:rsid w:val="00A56A05"/>
    <w:rsid w:val="00A574E3"/>
    <w:rsid w:val="00A6148B"/>
    <w:rsid w:val="00A625CB"/>
    <w:rsid w:val="00A6382D"/>
    <w:rsid w:val="00A659D9"/>
    <w:rsid w:val="00A67AA2"/>
    <w:rsid w:val="00A73045"/>
    <w:rsid w:val="00A7313F"/>
    <w:rsid w:val="00A7636A"/>
    <w:rsid w:val="00A76459"/>
    <w:rsid w:val="00A84661"/>
    <w:rsid w:val="00A85A83"/>
    <w:rsid w:val="00A9058E"/>
    <w:rsid w:val="00A94A29"/>
    <w:rsid w:val="00A9726D"/>
    <w:rsid w:val="00AA10FE"/>
    <w:rsid w:val="00AA1FD7"/>
    <w:rsid w:val="00AA79B1"/>
    <w:rsid w:val="00AA7A32"/>
    <w:rsid w:val="00AA7F0F"/>
    <w:rsid w:val="00AB021F"/>
    <w:rsid w:val="00AB3DAC"/>
    <w:rsid w:val="00AB5908"/>
    <w:rsid w:val="00AB5B36"/>
    <w:rsid w:val="00AB7473"/>
    <w:rsid w:val="00AC2D50"/>
    <w:rsid w:val="00AC38DC"/>
    <w:rsid w:val="00AC42EE"/>
    <w:rsid w:val="00AC4AD3"/>
    <w:rsid w:val="00AC6049"/>
    <w:rsid w:val="00AC64D0"/>
    <w:rsid w:val="00AC7CAF"/>
    <w:rsid w:val="00AD043E"/>
    <w:rsid w:val="00AD0A06"/>
    <w:rsid w:val="00AE03AC"/>
    <w:rsid w:val="00AE59C3"/>
    <w:rsid w:val="00AF0A79"/>
    <w:rsid w:val="00AF5165"/>
    <w:rsid w:val="00B0000D"/>
    <w:rsid w:val="00B00D5D"/>
    <w:rsid w:val="00B034ED"/>
    <w:rsid w:val="00B0500D"/>
    <w:rsid w:val="00B06168"/>
    <w:rsid w:val="00B103E1"/>
    <w:rsid w:val="00B10DC0"/>
    <w:rsid w:val="00B1128E"/>
    <w:rsid w:val="00B15C42"/>
    <w:rsid w:val="00B22380"/>
    <w:rsid w:val="00B2279D"/>
    <w:rsid w:val="00B23664"/>
    <w:rsid w:val="00B24374"/>
    <w:rsid w:val="00B26833"/>
    <w:rsid w:val="00B26BE3"/>
    <w:rsid w:val="00B27BE7"/>
    <w:rsid w:val="00B309FD"/>
    <w:rsid w:val="00B33ACA"/>
    <w:rsid w:val="00B33BA4"/>
    <w:rsid w:val="00B367EA"/>
    <w:rsid w:val="00B37B04"/>
    <w:rsid w:val="00B40507"/>
    <w:rsid w:val="00B47217"/>
    <w:rsid w:val="00B5015B"/>
    <w:rsid w:val="00B5046C"/>
    <w:rsid w:val="00B508A6"/>
    <w:rsid w:val="00B5198A"/>
    <w:rsid w:val="00B5218F"/>
    <w:rsid w:val="00B52C8F"/>
    <w:rsid w:val="00B5324B"/>
    <w:rsid w:val="00B54753"/>
    <w:rsid w:val="00B54A33"/>
    <w:rsid w:val="00B571DB"/>
    <w:rsid w:val="00B60697"/>
    <w:rsid w:val="00B609A3"/>
    <w:rsid w:val="00B60E3B"/>
    <w:rsid w:val="00B61542"/>
    <w:rsid w:val="00B6217D"/>
    <w:rsid w:val="00B62E5C"/>
    <w:rsid w:val="00B6445E"/>
    <w:rsid w:val="00B71B0D"/>
    <w:rsid w:val="00B7270A"/>
    <w:rsid w:val="00B730E5"/>
    <w:rsid w:val="00B736DB"/>
    <w:rsid w:val="00B73EE5"/>
    <w:rsid w:val="00B7512B"/>
    <w:rsid w:val="00B76163"/>
    <w:rsid w:val="00B8068B"/>
    <w:rsid w:val="00B80699"/>
    <w:rsid w:val="00B8285E"/>
    <w:rsid w:val="00B835F8"/>
    <w:rsid w:val="00B83786"/>
    <w:rsid w:val="00B8439F"/>
    <w:rsid w:val="00B848AB"/>
    <w:rsid w:val="00B8498E"/>
    <w:rsid w:val="00B86179"/>
    <w:rsid w:val="00B86AD4"/>
    <w:rsid w:val="00B86F99"/>
    <w:rsid w:val="00B902AB"/>
    <w:rsid w:val="00B95F2B"/>
    <w:rsid w:val="00B96DC3"/>
    <w:rsid w:val="00BA2909"/>
    <w:rsid w:val="00BA3547"/>
    <w:rsid w:val="00BA4927"/>
    <w:rsid w:val="00BB00CD"/>
    <w:rsid w:val="00BB0258"/>
    <w:rsid w:val="00BB1EE2"/>
    <w:rsid w:val="00BB33D8"/>
    <w:rsid w:val="00BB6453"/>
    <w:rsid w:val="00BB708C"/>
    <w:rsid w:val="00BB73E0"/>
    <w:rsid w:val="00BB7C50"/>
    <w:rsid w:val="00BC23C4"/>
    <w:rsid w:val="00BC3656"/>
    <w:rsid w:val="00BC4CCB"/>
    <w:rsid w:val="00BD0631"/>
    <w:rsid w:val="00BD0C4B"/>
    <w:rsid w:val="00BD65B0"/>
    <w:rsid w:val="00BD7917"/>
    <w:rsid w:val="00BE0628"/>
    <w:rsid w:val="00BE0696"/>
    <w:rsid w:val="00BE0DBA"/>
    <w:rsid w:val="00BE28F3"/>
    <w:rsid w:val="00BE4F4E"/>
    <w:rsid w:val="00BE646A"/>
    <w:rsid w:val="00BE6D50"/>
    <w:rsid w:val="00BF03EB"/>
    <w:rsid w:val="00BF1227"/>
    <w:rsid w:val="00BF5987"/>
    <w:rsid w:val="00BF65A1"/>
    <w:rsid w:val="00BF6906"/>
    <w:rsid w:val="00BF7BC1"/>
    <w:rsid w:val="00C009EF"/>
    <w:rsid w:val="00C00E6B"/>
    <w:rsid w:val="00C00F26"/>
    <w:rsid w:val="00C05A6C"/>
    <w:rsid w:val="00C115A7"/>
    <w:rsid w:val="00C1283E"/>
    <w:rsid w:val="00C1415D"/>
    <w:rsid w:val="00C157E4"/>
    <w:rsid w:val="00C17147"/>
    <w:rsid w:val="00C21EF5"/>
    <w:rsid w:val="00C22C55"/>
    <w:rsid w:val="00C22D53"/>
    <w:rsid w:val="00C24634"/>
    <w:rsid w:val="00C30401"/>
    <w:rsid w:val="00C32661"/>
    <w:rsid w:val="00C33F9F"/>
    <w:rsid w:val="00C346D6"/>
    <w:rsid w:val="00C34CB0"/>
    <w:rsid w:val="00C34EE9"/>
    <w:rsid w:val="00C353D1"/>
    <w:rsid w:val="00C36B39"/>
    <w:rsid w:val="00C42634"/>
    <w:rsid w:val="00C5420E"/>
    <w:rsid w:val="00C54FD9"/>
    <w:rsid w:val="00C5723E"/>
    <w:rsid w:val="00C61FC7"/>
    <w:rsid w:val="00C65213"/>
    <w:rsid w:val="00C655C8"/>
    <w:rsid w:val="00C65885"/>
    <w:rsid w:val="00C73595"/>
    <w:rsid w:val="00C73C50"/>
    <w:rsid w:val="00C76012"/>
    <w:rsid w:val="00C82782"/>
    <w:rsid w:val="00C82A8C"/>
    <w:rsid w:val="00C832A7"/>
    <w:rsid w:val="00C83D3D"/>
    <w:rsid w:val="00C8497F"/>
    <w:rsid w:val="00C85BB4"/>
    <w:rsid w:val="00C87667"/>
    <w:rsid w:val="00C91882"/>
    <w:rsid w:val="00C96DDC"/>
    <w:rsid w:val="00CA2C47"/>
    <w:rsid w:val="00CA7E65"/>
    <w:rsid w:val="00CB2492"/>
    <w:rsid w:val="00CB283C"/>
    <w:rsid w:val="00CB3A8E"/>
    <w:rsid w:val="00CB40E8"/>
    <w:rsid w:val="00CC18D3"/>
    <w:rsid w:val="00CC5C27"/>
    <w:rsid w:val="00CC66E6"/>
    <w:rsid w:val="00CD0142"/>
    <w:rsid w:val="00CD515E"/>
    <w:rsid w:val="00CD7777"/>
    <w:rsid w:val="00CE03EE"/>
    <w:rsid w:val="00CE0EF9"/>
    <w:rsid w:val="00CE163F"/>
    <w:rsid w:val="00CE43BE"/>
    <w:rsid w:val="00CE5147"/>
    <w:rsid w:val="00CE6764"/>
    <w:rsid w:val="00CE773B"/>
    <w:rsid w:val="00CE788D"/>
    <w:rsid w:val="00CE79DC"/>
    <w:rsid w:val="00CF01B7"/>
    <w:rsid w:val="00CF0DFE"/>
    <w:rsid w:val="00CF3A4C"/>
    <w:rsid w:val="00CF73B0"/>
    <w:rsid w:val="00D01814"/>
    <w:rsid w:val="00D03BD3"/>
    <w:rsid w:val="00D129D3"/>
    <w:rsid w:val="00D13AA5"/>
    <w:rsid w:val="00D13FE1"/>
    <w:rsid w:val="00D20341"/>
    <w:rsid w:val="00D20BB8"/>
    <w:rsid w:val="00D21B60"/>
    <w:rsid w:val="00D228C1"/>
    <w:rsid w:val="00D231CD"/>
    <w:rsid w:val="00D265AF"/>
    <w:rsid w:val="00D27DA1"/>
    <w:rsid w:val="00D31357"/>
    <w:rsid w:val="00D35F44"/>
    <w:rsid w:val="00D360ED"/>
    <w:rsid w:val="00D373A0"/>
    <w:rsid w:val="00D40693"/>
    <w:rsid w:val="00D40DBC"/>
    <w:rsid w:val="00D439D3"/>
    <w:rsid w:val="00D47463"/>
    <w:rsid w:val="00D5058D"/>
    <w:rsid w:val="00D5149C"/>
    <w:rsid w:val="00D52B6E"/>
    <w:rsid w:val="00D52C6E"/>
    <w:rsid w:val="00D54F33"/>
    <w:rsid w:val="00D5572E"/>
    <w:rsid w:val="00D57C9C"/>
    <w:rsid w:val="00D64252"/>
    <w:rsid w:val="00D6588D"/>
    <w:rsid w:val="00D67991"/>
    <w:rsid w:val="00D67BEA"/>
    <w:rsid w:val="00D71D7A"/>
    <w:rsid w:val="00D733C5"/>
    <w:rsid w:val="00D73AE3"/>
    <w:rsid w:val="00D75BEF"/>
    <w:rsid w:val="00D7615C"/>
    <w:rsid w:val="00D80C84"/>
    <w:rsid w:val="00D816FD"/>
    <w:rsid w:val="00D848D9"/>
    <w:rsid w:val="00D90ED8"/>
    <w:rsid w:val="00D9765F"/>
    <w:rsid w:val="00DA11C8"/>
    <w:rsid w:val="00DA2B53"/>
    <w:rsid w:val="00DA3140"/>
    <w:rsid w:val="00DA38A5"/>
    <w:rsid w:val="00DA43EB"/>
    <w:rsid w:val="00DA55E7"/>
    <w:rsid w:val="00DA7398"/>
    <w:rsid w:val="00DB0144"/>
    <w:rsid w:val="00DB6062"/>
    <w:rsid w:val="00DB6F1C"/>
    <w:rsid w:val="00DB713A"/>
    <w:rsid w:val="00DC3C9C"/>
    <w:rsid w:val="00DC6578"/>
    <w:rsid w:val="00DC66F1"/>
    <w:rsid w:val="00DC7156"/>
    <w:rsid w:val="00DD1F5D"/>
    <w:rsid w:val="00DD4FC7"/>
    <w:rsid w:val="00DD7592"/>
    <w:rsid w:val="00DE029B"/>
    <w:rsid w:val="00DE0679"/>
    <w:rsid w:val="00DE1841"/>
    <w:rsid w:val="00DE1A84"/>
    <w:rsid w:val="00DE3A28"/>
    <w:rsid w:val="00DE4351"/>
    <w:rsid w:val="00DE496F"/>
    <w:rsid w:val="00DE4A9E"/>
    <w:rsid w:val="00DE51C2"/>
    <w:rsid w:val="00DE5734"/>
    <w:rsid w:val="00DF2156"/>
    <w:rsid w:val="00DF4EA9"/>
    <w:rsid w:val="00DF7C34"/>
    <w:rsid w:val="00DF7CC3"/>
    <w:rsid w:val="00E024CA"/>
    <w:rsid w:val="00E02EF1"/>
    <w:rsid w:val="00E03EFF"/>
    <w:rsid w:val="00E06CF4"/>
    <w:rsid w:val="00E11CAB"/>
    <w:rsid w:val="00E12A44"/>
    <w:rsid w:val="00E20168"/>
    <w:rsid w:val="00E22D59"/>
    <w:rsid w:val="00E239CA"/>
    <w:rsid w:val="00E2457F"/>
    <w:rsid w:val="00E24A20"/>
    <w:rsid w:val="00E27169"/>
    <w:rsid w:val="00E33B7B"/>
    <w:rsid w:val="00E3559B"/>
    <w:rsid w:val="00E357EB"/>
    <w:rsid w:val="00E37382"/>
    <w:rsid w:val="00E4075A"/>
    <w:rsid w:val="00E42563"/>
    <w:rsid w:val="00E445A1"/>
    <w:rsid w:val="00E4596A"/>
    <w:rsid w:val="00E464B3"/>
    <w:rsid w:val="00E47F87"/>
    <w:rsid w:val="00E505A6"/>
    <w:rsid w:val="00E52034"/>
    <w:rsid w:val="00E52686"/>
    <w:rsid w:val="00E527F4"/>
    <w:rsid w:val="00E52A5D"/>
    <w:rsid w:val="00E5310A"/>
    <w:rsid w:val="00E55396"/>
    <w:rsid w:val="00E56DEB"/>
    <w:rsid w:val="00E63D83"/>
    <w:rsid w:val="00E64824"/>
    <w:rsid w:val="00E65180"/>
    <w:rsid w:val="00E66C4B"/>
    <w:rsid w:val="00E67605"/>
    <w:rsid w:val="00E71E38"/>
    <w:rsid w:val="00E7292B"/>
    <w:rsid w:val="00E73B7E"/>
    <w:rsid w:val="00E74C8B"/>
    <w:rsid w:val="00E76C1F"/>
    <w:rsid w:val="00E7742A"/>
    <w:rsid w:val="00E82E8F"/>
    <w:rsid w:val="00E83D5C"/>
    <w:rsid w:val="00E84C68"/>
    <w:rsid w:val="00E84E63"/>
    <w:rsid w:val="00E8559F"/>
    <w:rsid w:val="00E86EA2"/>
    <w:rsid w:val="00E87D6A"/>
    <w:rsid w:val="00E91981"/>
    <w:rsid w:val="00E91F4A"/>
    <w:rsid w:val="00E96771"/>
    <w:rsid w:val="00EA221E"/>
    <w:rsid w:val="00EA2611"/>
    <w:rsid w:val="00EA5A75"/>
    <w:rsid w:val="00EA784B"/>
    <w:rsid w:val="00EB1C57"/>
    <w:rsid w:val="00EB3540"/>
    <w:rsid w:val="00EB5A99"/>
    <w:rsid w:val="00EB62D4"/>
    <w:rsid w:val="00EB73D6"/>
    <w:rsid w:val="00EC2E80"/>
    <w:rsid w:val="00EC46D3"/>
    <w:rsid w:val="00ED0B94"/>
    <w:rsid w:val="00ED341D"/>
    <w:rsid w:val="00ED51E8"/>
    <w:rsid w:val="00ED64C0"/>
    <w:rsid w:val="00ED6504"/>
    <w:rsid w:val="00ED6CCC"/>
    <w:rsid w:val="00ED77FC"/>
    <w:rsid w:val="00EE092B"/>
    <w:rsid w:val="00EE1A30"/>
    <w:rsid w:val="00EE3549"/>
    <w:rsid w:val="00EE3B6B"/>
    <w:rsid w:val="00EE3C55"/>
    <w:rsid w:val="00EE474C"/>
    <w:rsid w:val="00EE7FE7"/>
    <w:rsid w:val="00EF2579"/>
    <w:rsid w:val="00EF6918"/>
    <w:rsid w:val="00F003FE"/>
    <w:rsid w:val="00F024EB"/>
    <w:rsid w:val="00F070D5"/>
    <w:rsid w:val="00F121C2"/>
    <w:rsid w:val="00F14AB8"/>
    <w:rsid w:val="00F166D9"/>
    <w:rsid w:val="00F173BD"/>
    <w:rsid w:val="00F24948"/>
    <w:rsid w:val="00F27032"/>
    <w:rsid w:val="00F30992"/>
    <w:rsid w:val="00F30ED2"/>
    <w:rsid w:val="00F31050"/>
    <w:rsid w:val="00F32229"/>
    <w:rsid w:val="00F32943"/>
    <w:rsid w:val="00F42A29"/>
    <w:rsid w:val="00F43430"/>
    <w:rsid w:val="00F438B3"/>
    <w:rsid w:val="00F46571"/>
    <w:rsid w:val="00F46F90"/>
    <w:rsid w:val="00F47EEA"/>
    <w:rsid w:val="00F50644"/>
    <w:rsid w:val="00F51998"/>
    <w:rsid w:val="00F52114"/>
    <w:rsid w:val="00F52761"/>
    <w:rsid w:val="00F5328A"/>
    <w:rsid w:val="00F537D5"/>
    <w:rsid w:val="00F54EEE"/>
    <w:rsid w:val="00F55BEE"/>
    <w:rsid w:val="00F564B8"/>
    <w:rsid w:val="00F57ABC"/>
    <w:rsid w:val="00F57C49"/>
    <w:rsid w:val="00F6183C"/>
    <w:rsid w:val="00F6363F"/>
    <w:rsid w:val="00F64251"/>
    <w:rsid w:val="00F65098"/>
    <w:rsid w:val="00F6562A"/>
    <w:rsid w:val="00F70401"/>
    <w:rsid w:val="00F728C4"/>
    <w:rsid w:val="00F72B8A"/>
    <w:rsid w:val="00F72C6E"/>
    <w:rsid w:val="00F763BF"/>
    <w:rsid w:val="00F8056D"/>
    <w:rsid w:val="00F81553"/>
    <w:rsid w:val="00F8347F"/>
    <w:rsid w:val="00F85C9D"/>
    <w:rsid w:val="00F85F56"/>
    <w:rsid w:val="00F872F5"/>
    <w:rsid w:val="00F87FC4"/>
    <w:rsid w:val="00F90530"/>
    <w:rsid w:val="00F917F5"/>
    <w:rsid w:val="00F91A17"/>
    <w:rsid w:val="00F945DD"/>
    <w:rsid w:val="00FA0836"/>
    <w:rsid w:val="00FA4470"/>
    <w:rsid w:val="00FA5754"/>
    <w:rsid w:val="00FA6A8C"/>
    <w:rsid w:val="00FA7D51"/>
    <w:rsid w:val="00FB23FC"/>
    <w:rsid w:val="00FB2894"/>
    <w:rsid w:val="00FB5B1F"/>
    <w:rsid w:val="00FB6B0C"/>
    <w:rsid w:val="00FB7796"/>
    <w:rsid w:val="00FC2007"/>
    <w:rsid w:val="00FC6F24"/>
    <w:rsid w:val="00FD1D6A"/>
    <w:rsid w:val="00FD5960"/>
    <w:rsid w:val="00FD642D"/>
    <w:rsid w:val="00FD790C"/>
    <w:rsid w:val="00FE1990"/>
    <w:rsid w:val="00FE2069"/>
    <w:rsid w:val="00FE46A9"/>
    <w:rsid w:val="00FE4ACE"/>
    <w:rsid w:val="00FE4DD4"/>
    <w:rsid w:val="00FE58BF"/>
    <w:rsid w:val="00FF5C48"/>
    <w:rsid w:val="00FF6783"/>
    <w:rsid w:val="00FF7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E5923"/>
  <w15:chartTrackingRefBased/>
  <w15:docId w15:val="{2AE164BC-8CF5-42E6-9815-D56D0024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2E8F"/>
    <w:pPr>
      <w:tabs>
        <w:tab w:val="center" w:pos="4680"/>
        <w:tab w:val="right" w:pos="9360"/>
      </w:tabs>
      <w:spacing w:line="240" w:lineRule="auto"/>
    </w:pPr>
  </w:style>
  <w:style w:type="character" w:customStyle="1" w:styleId="HeaderChar">
    <w:name w:val="Header Char"/>
    <w:basedOn w:val="DefaultParagraphFont"/>
    <w:link w:val="Header"/>
    <w:uiPriority w:val="99"/>
    <w:rsid w:val="00E82E8F"/>
  </w:style>
  <w:style w:type="paragraph" w:styleId="Footer">
    <w:name w:val="footer"/>
    <w:basedOn w:val="Normal"/>
    <w:link w:val="FooterChar"/>
    <w:uiPriority w:val="99"/>
    <w:unhideWhenUsed/>
    <w:rsid w:val="00E82E8F"/>
    <w:pPr>
      <w:tabs>
        <w:tab w:val="center" w:pos="4680"/>
        <w:tab w:val="right" w:pos="9360"/>
      </w:tabs>
      <w:spacing w:line="240" w:lineRule="auto"/>
    </w:pPr>
  </w:style>
  <w:style w:type="character" w:customStyle="1" w:styleId="FooterChar">
    <w:name w:val="Footer Char"/>
    <w:basedOn w:val="DefaultParagraphFont"/>
    <w:link w:val="Footer"/>
    <w:uiPriority w:val="99"/>
    <w:rsid w:val="00E82E8F"/>
  </w:style>
  <w:style w:type="paragraph" w:styleId="NoSpacing">
    <w:name w:val="No Spacing"/>
    <w:link w:val="NoSpacingChar"/>
    <w:qFormat/>
    <w:rsid w:val="00117BDE"/>
    <w:pPr>
      <w:spacing w:line="240" w:lineRule="auto"/>
    </w:pPr>
  </w:style>
  <w:style w:type="character" w:customStyle="1" w:styleId="NoSpacingChar">
    <w:name w:val="No Spacing Char"/>
    <w:basedOn w:val="DefaultParagraphFont"/>
    <w:link w:val="NoSpacing"/>
    <w:rsid w:val="00117BDE"/>
  </w:style>
  <w:style w:type="paragraph" w:customStyle="1" w:styleId="EndNoteBibliography">
    <w:name w:val="EndNote Bibliography"/>
    <w:basedOn w:val="Normal"/>
    <w:link w:val="EndNoteBibliographyChar"/>
    <w:rsid w:val="00C34EE9"/>
    <w:pPr>
      <w:spacing w:after="160"/>
    </w:pPr>
    <w:rPr>
      <w:noProof/>
      <w:szCs w:val="22"/>
    </w:rPr>
  </w:style>
  <w:style w:type="character" w:customStyle="1" w:styleId="EndNoteBibliographyChar">
    <w:name w:val="EndNote Bibliography Char"/>
    <w:basedOn w:val="DefaultParagraphFont"/>
    <w:link w:val="EndNoteBibliography"/>
    <w:rsid w:val="00C34EE9"/>
    <w:rPr>
      <w:noProof/>
      <w:szCs w:val="22"/>
    </w:rPr>
  </w:style>
  <w:style w:type="character" w:styleId="PlaceholderText">
    <w:name w:val="Placeholder Text"/>
    <w:basedOn w:val="DefaultParagraphFont"/>
    <w:uiPriority w:val="99"/>
    <w:semiHidden/>
    <w:rsid w:val="002208CF"/>
    <w:rPr>
      <w:color w:val="808080"/>
    </w:rPr>
  </w:style>
  <w:style w:type="paragraph" w:styleId="ListParagraph">
    <w:name w:val="List Paragraph"/>
    <w:basedOn w:val="Normal"/>
    <w:uiPriority w:val="34"/>
    <w:qFormat/>
    <w:rsid w:val="00F166D9"/>
    <w:pPr>
      <w:ind w:left="720"/>
      <w:contextualSpacing/>
    </w:pPr>
  </w:style>
  <w:style w:type="table" w:styleId="TableGrid">
    <w:name w:val="Table Grid"/>
    <w:basedOn w:val="TableNormal"/>
    <w:uiPriority w:val="39"/>
    <w:rsid w:val="009A2B7F"/>
    <w:pPr>
      <w:spacing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659D9"/>
    <w:rPr>
      <w:sz w:val="16"/>
      <w:szCs w:val="16"/>
    </w:rPr>
  </w:style>
  <w:style w:type="paragraph" w:styleId="CommentText">
    <w:name w:val="annotation text"/>
    <w:basedOn w:val="Normal"/>
    <w:link w:val="CommentTextChar"/>
    <w:uiPriority w:val="99"/>
    <w:semiHidden/>
    <w:unhideWhenUsed/>
    <w:rsid w:val="00A659D9"/>
    <w:pPr>
      <w:spacing w:line="240" w:lineRule="auto"/>
    </w:pPr>
    <w:rPr>
      <w:sz w:val="20"/>
      <w:szCs w:val="20"/>
    </w:rPr>
  </w:style>
  <w:style w:type="character" w:customStyle="1" w:styleId="CommentTextChar">
    <w:name w:val="Comment Text Char"/>
    <w:basedOn w:val="DefaultParagraphFont"/>
    <w:link w:val="CommentText"/>
    <w:uiPriority w:val="99"/>
    <w:semiHidden/>
    <w:rsid w:val="00A659D9"/>
    <w:rPr>
      <w:sz w:val="20"/>
      <w:szCs w:val="20"/>
    </w:rPr>
  </w:style>
  <w:style w:type="paragraph" w:styleId="CommentSubject">
    <w:name w:val="annotation subject"/>
    <w:basedOn w:val="CommentText"/>
    <w:next w:val="CommentText"/>
    <w:link w:val="CommentSubjectChar"/>
    <w:uiPriority w:val="99"/>
    <w:semiHidden/>
    <w:unhideWhenUsed/>
    <w:rsid w:val="00A659D9"/>
    <w:rPr>
      <w:b/>
      <w:bCs/>
    </w:rPr>
  </w:style>
  <w:style w:type="character" w:customStyle="1" w:styleId="CommentSubjectChar">
    <w:name w:val="Comment Subject Char"/>
    <w:basedOn w:val="CommentTextChar"/>
    <w:link w:val="CommentSubject"/>
    <w:uiPriority w:val="99"/>
    <w:semiHidden/>
    <w:rsid w:val="00A659D9"/>
    <w:rPr>
      <w:b/>
      <w:bCs/>
      <w:sz w:val="20"/>
      <w:szCs w:val="20"/>
    </w:rPr>
  </w:style>
  <w:style w:type="paragraph" w:styleId="BalloonText">
    <w:name w:val="Balloon Text"/>
    <w:basedOn w:val="Normal"/>
    <w:link w:val="BalloonTextChar"/>
    <w:uiPriority w:val="99"/>
    <w:semiHidden/>
    <w:unhideWhenUsed/>
    <w:rsid w:val="00A659D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9D9"/>
    <w:rPr>
      <w:rFonts w:ascii="Segoe UI" w:hAnsi="Segoe UI" w:cs="Segoe UI"/>
      <w:sz w:val="18"/>
      <w:szCs w:val="18"/>
    </w:rPr>
  </w:style>
  <w:style w:type="character" w:styleId="Hyperlink">
    <w:name w:val="Hyperlink"/>
    <w:basedOn w:val="DefaultParagraphFont"/>
    <w:uiPriority w:val="99"/>
    <w:unhideWhenUsed/>
    <w:rsid w:val="00DA55E7"/>
    <w:rPr>
      <w:color w:val="0563C1" w:themeColor="hyperlink"/>
      <w:u w:val="single"/>
    </w:rPr>
  </w:style>
  <w:style w:type="character" w:styleId="UnresolvedMention">
    <w:name w:val="Unresolved Mention"/>
    <w:basedOn w:val="DefaultParagraphFont"/>
    <w:uiPriority w:val="99"/>
    <w:semiHidden/>
    <w:unhideWhenUsed/>
    <w:rsid w:val="00DA55E7"/>
    <w:rPr>
      <w:color w:val="808080"/>
      <w:shd w:val="clear" w:color="auto" w:fill="E6E6E6"/>
    </w:rPr>
  </w:style>
  <w:style w:type="paragraph" w:styleId="Revision">
    <w:name w:val="Revision"/>
    <w:hidden/>
    <w:uiPriority w:val="99"/>
    <w:semiHidden/>
    <w:rsid w:val="00D848D9"/>
    <w:pPr>
      <w:spacing w:line="240" w:lineRule="auto"/>
    </w:pPr>
  </w:style>
  <w:style w:type="paragraph" w:styleId="FootnoteText">
    <w:name w:val="footnote text"/>
    <w:basedOn w:val="Normal"/>
    <w:link w:val="FootnoteTextChar"/>
    <w:uiPriority w:val="99"/>
    <w:semiHidden/>
    <w:unhideWhenUsed/>
    <w:rsid w:val="006E393F"/>
    <w:pPr>
      <w:spacing w:line="240" w:lineRule="auto"/>
    </w:pPr>
    <w:rPr>
      <w:sz w:val="20"/>
      <w:szCs w:val="20"/>
    </w:rPr>
  </w:style>
  <w:style w:type="character" w:customStyle="1" w:styleId="FootnoteTextChar">
    <w:name w:val="Footnote Text Char"/>
    <w:basedOn w:val="DefaultParagraphFont"/>
    <w:link w:val="FootnoteText"/>
    <w:uiPriority w:val="99"/>
    <w:semiHidden/>
    <w:rsid w:val="006E393F"/>
    <w:rPr>
      <w:sz w:val="20"/>
      <w:szCs w:val="20"/>
    </w:rPr>
  </w:style>
  <w:style w:type="character" w:styleId="FootnoteReference">
    <w:name w:val="footnote reference"/>
    <w:basedOn w:val="DefaultParagraphFont"/>
    <w:uiPriority w:val="99"/>
    <w:semiHidden/>
    <w:unhideWhenUsed/>
    <w:rsid w:val="006E393F"/>
    <w:rPr>
      <w:vertAlign w:val="superscript"/>
    </w:rPr>
  </w:style>
  <w:style w:type="character" w:styleId="FollowedHyperlink">
    <w:name w:val="FollowedHyperlink"/>
    <w:basedOn w:val="DefaultParagraphFont"/>
    <w:uiPriority w:val="99"/>
    <w:semiHidden/>
    <w:unhideWhenUsed/>
    <w:rsid w:val="004511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51401">
      <w:bodyDiv w:val="1"/>
      <w:marLeft w:val="0"/>
      <w:marRight w:val="0"/>
      <w:marTop w:val="0"/>
      <w:marBottom w:val="0"/>
      <w:divBdr>
        <w:top w:val="none" w:sz="0" w:space="0" w:color="auto"/>
        <w:left w:val="none" w:sz="0" w:space="0" w:color="auto"/>
        <w:bottom w:val="none" w:sz="0" w:space="0" w:color="auto"/>
        <w:right w:val="none" w:sz="0" w:space="0" w:color="auto"/>
      </w:divBdr>
    </w:div>
    <w:div w:id="143085652">
      <w:bodyDiv w:val="1"/>
      <w:marLeft w:val="0"/>
      <w:marRight w:val="0"/>
      <w:marTop w:val="0"/>
      <w:marBottom w:val="0"/>
      <w:divBdr>
        <w:top w:val="none" w:sz="0" w:space="0" w:color="auto"/>
        <w:left w:val="none" w:sz="0" w:space="0" w:color="auto"/>
        <w:bottom w:val="none" w:sz="0" w:space="0" w:color="auto"/>
        <w:right w:val="none" w:sz="0" w:space="0" w:color="auto"/>
      </w:divBdr>
    </w:div>
    <w:div w:id="403995048">
      <w:bodyDiv w:val="1"/>
      <w:marLeft w:val="0"/>
      <w:marRight w:val="0"/>
      <w:marTop w:val="0"/>
      <w:marBottom w:val="0"/>
      <w:divBdr>
        <w:top w:val="none" w:sz="0" w:space="0" w:color="auto"/>
        <w:left w:val="none" w:sz="0" w:space="0" w:color="auto"/>
        <w:bottom w:val="none" w:sz="0" w:space="0" w:color="auto"/>
        <w:right w:val="none" w:sz="0" w:space="0" w:color="auto"/>
      </w:divBdr>
    </w:div>
    <w:div w:id="428935573">
      <w:bodyDiv w:val="1"/>
      <w:marLeft w:val="0"/>
      <w:marRight w:val="0"/>
      <w:marTop w:val="0"/>
      <w:marBottom w:val="0"/>
      <w:divBdr>
        <w:top w:val="none" w:sz="0" w:space="0" w:color="auto"/>
        <w:left w:val="none" w:sz="0" w:space="0" w:color="auto"/>
        <w:bottom w:val="none" w:sz="0" w:space="0" w:color="auto"/>
        <w:right w:val="none" w:sz="0" w:space="0" w:color="auto"/>
      </w:divBdr>
    </w:div>
    <w:div w:id="695035883">
      <w:bodyDiv w:val="1"/>
      <w:marLeft w:val="0"/>
      <w:marRight w:val="0"/>
      <w:marTop w:val="0"/>
      <w:marBottom w:val="0"/>
      <w:divBdr>
        <w:top w:val="none" w:sz="0" w:space="0" w:color="auto"/>
        <w:left w:val="none" w:sz="0" w:space="0" w:color="auto"/>
        <w:bottom w:val="none" w:sz="0" w:space="0" w:color="auto"/>
        <w:right w:val="none" w:sz="0" w:space="0" w:color="auto"/>
      </w:divBdr>
    </w:div>
    <w:div w:id="948971877">
      <w:bodyDiv w:val="1"/>
      <w:marLeft w:val="0"/>
      <w:marRight w:val="0"/>
      <w:marTop w:val="0"/>
      <w:marBottom w:val="0"/>
      <w:divBdr>
        <w:top w:val="none" w:sz="0" w:space="0" w:color="auto"/>
        <w:left w:val="none" w:sz="0" w:space="0" w:color="auto"/>
        <w:bottom w:val="none" w:sz="0" w:space="0" w:color="auto"/>
        <w:right w:val="none" w:sz="0" w:space="0" w:color="auto"/>
      </w:divBdr>
    </w:div>
    <w:div w:id="971133501">
      <w:bodyDiv w:val="1"/>
      <w:marLeft w:val="0"/>
      <w:marRight w:val="0"/>
      <w:marTop w:val="0"/>
      <w:marBottom w:val="0"/>
      <w:divBdr>
        <w:top w:val="none" w:sz="0" w:space="0" w:color="auto"/>
        <w:left w:val="none" w:sz="0" w:space="0" w:color="auto"/>
        <w:bottom w:val="none" w:sz="0" w:space="0" w:color="auto"/>
        <w:right w:val="none" w:sz="0" w:space="0" w:color="auto"/>
      </w:divBdr>
    </w:div>
    <w:div w:id="1071346157">
      <w:bodyDiv w:val="1"/>
      <w:marLeft w:val="0"/>
      <w:marRight w:val="0"/>
      <w:marTop w:val="0"/>
      <w:marBottom w:val="0"/>
      <w:divBdr>
        <w:top w:val="none" w:sz="0" w:space="0" w:color="auto"/>
        <w:left w:val="none" w:sz="0" w:space="0" w:color="auto"/>
        <w:bottom w:val="none" w:sz="0" w:space="0" w:color="auto"/>
        <w:right w:val="none" w:sz="0" w:space="0" w:color="auto"/>
      </w:divBdr>
    </w:div>
    <w:div w:id="1428772844">
      <w:bodyDiv w:val="1"/>
      <w:marLeft w:val="0"/>
      <w:marRight w:val="0"/>
      <w:marTop w:val="0"/>
      <w:marBottom w:val="0"/>
      <w:divBdr>
        <w:top w:val="none" w:sz="0" w:space="0" w:color="auto"/>
        <w:left w:val="none" w:sz="0" w:space="0" w:color="auto"/>
        <w:bottom w:val="none" w:sz="0" w:space="0" w:color="auto"/>
        <w:right w:val="none" w:sz="0" w:space="0" w:color="auto"/>
      </w:divBdr>
    </w:div>
    <w:div w:id="1437629744">
      <w:bodyDiv w:val="1"/>
      <w:marLeft w:val="0"/>
      <w:marRight w:val="0"/>
      <w:marTop w:val="0"/>
      <w:marBottom w:val="0"/>
      <w:divBdr>
        <w:top w:val="none" w:sz="0" w:space="0" w:color="auto"/>
        <w:left w:val="none" w:sz="0" w:space="0" w:color="auto"/>
        <w:bottom w:val="none" w:sz="0" w:space="0" w:color="auto"/>
        <w:right w:val="none" w:sz="0" w:space="0" w:color="auto"/>
      </w:divBdr>
    </w:div>
    <w:div w:id="2090878750">
      <w:bodyDiv w:val="1"/>
      <w:marLeft w:val="0"/>
      <w:marRight w:val="0"/>
      <w:marTop w:val="0"/>
      <w:marBottom w:val="0"/>
      <w:divBdr>
        <w:top w:val="none" w:sz="0" w:space="0" w:color="auto"/>
        <w:left w:val="none" w:sz="0" w:space="0" w:color="auto"/>
        <w:bottom w:val="none" w:sz="0" w:space="0" w:color="auto"/>
        <w:right w:val="none" w:sz="0" w:space="0" w:color="auto"/>
      </w:divBdr>
    </w:div>
    <w:div w:id="2133622589">
      <w:bodyDiv w:val="1"/>
      <w:marLeft w:val="0"/>
      <w:marRight w:val="0"/>
      <w:marTop w:val="0"/>
      <w:marBottom w:val="0"/>
      <w:divBdr>
        <w:top w:val="none" w:sz="0" w:space="0" w:color="auto"/>
        <w:left w:val="none" w:sz="0" w:space="0" w:color="auto"/>
        <w:bottom w:val="none" w:sz="0" w:space="0" w:color="auto"/>
        <w:right w:val="none" w:sz="0" w:space="0" w:color="auto"/>
      </w:divBdr>
      <w:divsChild>
        <w:div w:id="287669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insteps.com/" TargetMode="Externa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https://github.com/AlexChristensen/NetworkToolbox" TargetMode="External"/><Relationship Id="rId19" Type="http://schemas.openxmlformats.org/officeDocument/2006/relationships/header" Target="header6.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AlexChristensen/NetworkTool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CD7D0-AE54-47A2-AC66-EE9D12EB9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2563</TotalTime>
  <Pages>48</Pages>
  <Words>13865</Words>
  <Characters>79031</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 Christensen</dc:creator>
  <cp:keywords/>
  <dc:description/>
  <cp:lastModifiedBy>A P Christensen</cp:lastModifiedBy>
  <cp:revision>60</cp:revision>
  <dcterms:created xsi:type="dcterms:W3CDTF">2018-02-13T17:09:00Z</dcterms:created>
  <dcterms:modified xsi:type="dcterms:W3CDTF">2018-03-07T16:04:00Z</dcterms:modified>
</cp:coreProperties>
</file>